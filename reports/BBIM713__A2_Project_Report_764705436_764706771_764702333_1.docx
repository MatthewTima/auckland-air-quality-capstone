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lang w:val="en-NZ"/>
          <w14:ligatures w14:val="standardContextual"/>
        </w:rPr>
        <w:id w:val="2071618224"/>
        <w:docPartObj>
          <w:docPartGallery w:val="Cover Pages"/>
          <w:docPartUnique/>
        </w:docPartObj>
      </w:sdtPr>
      <w:sdtEndPr>
        <w:rPr>
          <w:sz w:val="24"/>
          <w:szCs w:val="24"/>
        </w:rPr>
      </w:sdtEndPr>
      <w:sdtContent>
        <w:p w14:paraId="398D97FB" w14:textId="77777777" w:rsidR="007E0C7D" w:rsidRDefault="007E0C7D">
          <w:pPr>
            <w:pStyle w:val="NoSpacing"/>
            <w:rPr>
              <w:sz w:val="2"/>
            </w:rPr>
          </w:pPr>
        </w:p>
        <w:p w14:paraId="080C5C37" w14:textId="77777777" w:rsidR="007E0C7D" w:rsidRDefault="007E0C7D">
          <w:r>
            <w:rPr>
              <w:noProof/>
            </w:rPr>
            <mc:AlternateContent>
              <mc:Choice Requires="wps">
                <w:drawing>
                  <wp:anchor distT="0" distB="0" distL="114300" distR="114300" simplePos="0" relativeHeight="251658242" behindDoc="0" locked="0" layoutInCell="1" allowOverlap="1" wp14:anchorId="6644A009" wp14:editId="71BC5637">
                    <wp:simplePos x="0" y="0"/>
                    <wp:positionH relativeFrom="page">
                      <wp:align>center</wp:align>
                    </wp:positionH>
                    <wp:positionV relativeFrom="margin">
                      <wp:align>top</wp:align>
                    </wp:positionV>
                    <wp:extent cx="5943600" cy="2418716"/>
                    <wp:effectExtent l="0" t="0" r="0" b="0"/>
                    <wp:wrapNone/>
                    <wp:docPr id="62" name="Text Box 66"/>
                    <wp:cNvGraphicFramePr/>
                    <a:graphic xmlns:a="http://schemas.openxmlformats.org/drawingml/2006/main">
                      <a:graphicData uri="http://schemas.microsoft.com/office/word/2010/wordprocessingShape">
                        <wps:wsp>
                          <wps:cNvSpPr/>
                          <wps:spPr>
                            <a:xfrm>
                              <a:off x="0" y="0"/>
                              <a:ext cx="5943600" cy="2418716"/>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04B4161" w14:textId="77777777" w:rsidR="00582F13" w:rsidRDefault="00F17DF3" w:rsidP="00412F18">
                                <w:pPr>
                                  <w:spacing w:line="276" w:lineRule="auto"/>
                                  <w:rPr>
                                    <w:rFonts w:eastAsia="Aptos" w:hAnsi="Aptos" w:cs="Aptos"/>
                                    <w:color w:val="000000" w:themeColor="dark1"/>
                                    <w:kern w:val="0"/>
                                    <w:sz w:val="72"/>
                                    <w:szCs w:val="72"/>
                                    <w14:ligatures w14:val="none"/>
                                  </w:rPr>
                                </w:pPr>
                                <w:r>
                                  <w:rPr>
                                    <w:rFonts w:eastAsia="Aptos" w:hAnsi="Aptos" w:cs="Aptos"/>
                                    <w:color w:val="000000" w:themeColor="dark1"/>
                                    <w:sz w:val="72"/>
                                    <w:szCs w:val="72"/>
                                  </w:rPr>
                                  <w:t>BBIM713 CAPSTONE PROJECT:</w:t>
                                </w:r>
                              </w:p>
                              <w:p w14:paraId="0217E183" w14:textId="77777777" w:rsidR="00582F13" w:rsidRDefault="00F17DF3" w:rsidP="00412F18">
                                <w:pPr>
                                  <w:spacing w:line="276" w:lineRule="auto"/>
                                  <w:rPr>
                                    <w:rFonts w:eastAsia="Aptos" w:hAnsi="Aptos" w:cs="Aptos"/>
                                    <w:color w:val="000000" w:themeColor="dark1"/>
                                    <w:sz w:val="44"/>
                                    <w:szCs w:val="44"/>
                                  </w:rPr>
                                </w:pPr>
                                <w:r>
                                  <w:rPr>
                                    <w:rFonts w:eastAsia="Aptos" w:hAnsi="Aptos" w:cs="Aptos"/>
                                    <w:color w:val="000000" w:themeColor="dark1"/>
                                    <w:sz w:val="44"/>
                                    <w:szCs w:val="44"/>
                                  </w:rPr>
                                  <w:t>Research Project Report</w:t>
                                </w:r>
                              </w:p>
                            </w:txbxContent>
                          </wps:txbx>
                          <wps:bodyPr spcFirstLastPara="0" wrap="square" lIns="91440" tIns="45720" rIns="91440" bIns="45720" anchor="t">
                            <a:spAutoFit/>
                          </wps:bodyPr>
                        </wps:wsp>
                      </a:graphicData>
                    </a:graphic>
                    <wp14:sizeRelH relativeFrom="page">
                      <wp14:pctWidth>76500</wp14:pctWidth>
                    </wp14:sizeRelH>
                  </wp:anchor>
                </w:drawing>
              </mc:Choice>
              <mc:Fallback>
                <w:pict>
                  <v:rect w14:anchorId="6644A009" id="Text Box 66" o:spid="_x0000_s1026" style="position:absolute;margin-left:0;margin-top:0;width:468pt;height:190.45pt;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" filled="f" stroked="f" strokeweight=".5pt">
                    <v:textbox style="mso-fit-shape-to-text:t">
                      <w:txbxContent>
                        <w:p w14:paraId="204B4161" w14:textId="77777777" w:rsidR="00582F13" w:rsidRDefault="00F17DF3" w:rsidP="00412F18">
                          <w:pPr>
                            <w:spacing w:line="276" w:lineRule="auto"/>
                            <w:rPr>
                              <w:rFonts w:eastAsia="Aptos" w:hAnsi="Aptos" w:cs="Aptos"/>
                              <w:color w:val="000000" w:themeColor="dark1"/>
                              <w:kern w:val="0"/>
                              <w:sz w:val="72"/>
                              <w:szCs w:val="72"/>
                              <w14:ligatures w14:val="none"/>
                            </w:rPr>
                          </w:pPr>
                          <w:r>
                            <w:rPr>
                              <w:rFonts w:eastAsia="Aptos" w:hAnsi="Aptos" w:cs="Aptos"/>
                              <w:color w:val="000000" w:themeColor="dark1"/>
                              <w:sz w:val="72"/>
                              <w:szCs w:val="72"/>
                            </w:rPr>
                            <w:t>BBIM713 CAPSTONE PROJECT:</w:t>
                          </w:r>
                        </w:p>
                        <w:p w14:paraId="0217E183" w14:textId="77777777" w:rsidR="00582F13" w:rsidRDefault="00F17DF3" w:rsidP="00412F18">
                          <w:pPr>
                            <w:spacing w:line="276" w:lineRule="auto"/>
                            <w:rPr>
                              <w:rFonts w:eastAsia="Aptos" w:hAnsi="Aptos" w:cs="Aptos"/>
                              <w:color w:val="000000" w:themeColor="dark1"/>
                              <w:sz w:val="44"/>
                              <w:szCs w:val="44"/>
                            </w:rPr>
                          </w:pPr>
                          <w:r>
                            <w:rPr>
                              <w:rFonts w:eastAsia="Aptos" w:hAnsi="Aptos" w:cs="Aptos"/>
                              <w:color w:val="000000" w:themeColor="dark1"/>
                              <w:sz w:val="44"/>
                              <w:szCs w:val="44"/>
                            </w:rPr>
                            <w:t>Research Project Report</w:t>
                          </w:r>
                        </w:p>
                      </w:txbxContent>
                    </v:textbox>
                    <w10:wrap anchorx="page" anchory="margin"/>
                  </v:rect>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1447583" wp14:editId="1A5D1469">
                    <wp:simplePos x="0" y="0"/>
                    <mc:AlternateContent>
                      <mc:Choice Requires="wp14">
                        <wp:positionH relativeFrom="page">
                          <wp14:pctPosHOffset>22000</wp14:pctPosHOffset>
                        </wp:positionH>
                      </mc:Choice>
                      <mc:Fallback>
                        <wp:positionH relativeFrom="page">
                          <wp:posOffset>1663700</wp:posOffset>
                        </wp:positionH>
                      </mc:Fallback>
                    </mc:AlternateContent>
                    <mc:AlternateContent>
                      <mc:Choice Requires="wp14">
                        <wp:positionV relativeFrom="page">
                          <wp14:pctPosVOffset>30000</wp14:pctPosVOffset>
                        </wp:positionV>
                      </mc:Choice>
                      <mc:Fallback>
                        <wp:positionV relativeFrom="page">
                          <wp:posOffset>3208020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442F023D" id="Grou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7FE4B03F" wp14:editId="034A5242">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6E9D30" w14:textId="77777777" w:rsidR="007E0C7D" w:rsidRDefault="007E0C7D">
                                <w:pPr>
                                  <w:pStyle w:val="NoSpacing"/>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7FE4B03F" id="_x0000_t202" coordsize="21600,21600" o:spt="202" path="m,l,21600r21600,l21600,xe">
                    <v:stroke joinstyle="miter"/>
                    <v:path gradientshapeok="t" o:connecttype="rect"/>
                  </v:shapetype>
                  <v:shape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56E9D30" w14:textId="77777777" w:rsidR="007E0C7D" w:rsidRDefault="007E0C7D">
                          <w:pPr>
                            <w:pStyle w:val="NoSpacing"/>
                            <w:jc w:val="right"/>
                            <w:rPr>
                              <w:color w:val="156082" w:themeColor="accent1"/>
                              <w:sz w:val="36"/>
                              <w:szCs w:val="36"/>
                            </w:rPr>
                          </w:pPr>
                        </w:p>
                      </w:txbxContent>
                    </v:textbox>
                    <w10:wrap anchorx="page" anchory="margin"/>
                  </v:shape>
                </w:pict>
              </mc:Fallback>
            </mc:AlternateContent>
          </w:r>
        </w:p>
        <w:p w14:paraId="5D3A7043" w14:textId="77777777" w:rsidR="007E0C7D" w:rsidRDefault="007E0C7D"/>
        <w:p w14:paraId="25F1A2B8" w14:textId="77777777" w:rsidR="007E0C7D" w:rsidRDefault="007E0C7D"/>
        <w:p w14:paraId="41FC214B" w14:textId="77777777" w:rsidR="007E0C7D" w:rsidRDefault="007E0C7D"/>
        <w:p w14:paraId="009619C9" w14:textId="77777777" w:rsidR="007E0C7D" w:rsidRDefault="007E0C7D"/>
        <w:p w14:paraId="1967D7D7" w14:textId="77777777" w:rsidR="007E0C7D" w:rsidRDefault="007E0C7D"/>
        <w:p w14:paraId="3FCFFFD7" w14:textId="77777777" w:rsidR="007E0C7D" w:rsidRDefault="007E0C7D"/>
        <w:p w14:paraId="2996AAF1" w14:textId="77777777" w:rsidR="007E0C7D" w:rsidRPr="00146567" w:rsidRDefault="007E0C7D" w:rsidP="007E0C7D">
          <w:pPr>
            <w:rPr>
              <w:sz w:val="20"/>
              <w:szCs w:val="20"/>
            </w:rPr>
          </w:pPr>
          <w:r w:rsidRPr="00146567">
            <w:rPr>
              <w:sz w:val="20"/>
              <w:szCs w:val="20"/>
            </w:rPr>
            <w:t>Christian Tolentino 764706771</w:t>
          </w:r>
          <w:r>
            <w:rPr>
              <w:sz w:val="20"/>
              <w:szCs w:val="20"/>
            </w:rPr>
            <w:t xml:space="preserve"> (Team Leader)</w:t>
          </w:r>
          <w:r w:rsidRPr="00146567">
            <w:rPr>
              <w:sz w:val="20"/>
              <w:szCs w:val="20"/>
            </w:rPr>
            <w:t>,</w:t>
          </w:r>
        </w:p>
        <w:p w14:paraId="1428BAD1" w14:textId="77777777" w:rsidR="007E0C7D" w:rsidRPr="00146567" w:rsidRDefault="007E0C7D" w:rsidP="007E0C7D">
          <w:pPr>
            <w:rPr>
              <w:sz w:val="20"/>
              <w:szCs w:val="20"/>
            </w:rPr>
          </w:pPr>
          <w:r w:rsidRPr="00146567">
            <w:rPr>
              <w:sz w:val="20"/>
              <w:szCs w:val="20"/>
            </w:rPr>
            <w:t xml:space="preserve">Matthew Tima </w:t>
          </w:r>
          <w:r w:rsidRPr="00146567">
            <w:rPr>
              <w:color w:val="000000"/>
              <w:sz w:val="20"/>
              <w:szCs w:val="20"/>
            </w:rPr>
            <w:t>764705436,</w:t>
          </w:r>
        </w:p>
        <w:p w14:paraId="7993A08A" w14:textId="77777777" w:rsidR="007E0C7D" w:rsidRPr="00146567" w:rsidRDefault="007E0C7D" w:rsidP="007E0C7D">
          <w:pPr>
            <w:rPr>
              <w:sz w:val="20"/>
              <w:szCs w:val="20"/>
            </w:rPr>
          </w:pPr>
          <w:r w:rsidRPr="00146567">
            <w:rPr>
              <w:sz w:val="20"/>
              <w:szCs w:val="20"/>
            </w:rPr>
            <w:t>Juthaphat Apinanpisut 764702333</w:t>
          </w:r>
        </w:p>
        <w:p w14:paraId="2F82CC50" w14:textId="4481D7A8" w:rsidR="007E0C7D" w:rsidRDefault="007E0C7D" w:rsidP="007E0C7D">
          <w:pPr>
            <w:rPr>
              <w:sz w:val="20"/>
              <w:szCs w:val="20"/>
            </w:rPr>
          </w:pPr>
          <w:r w:rsidRPr="00146567">
            <w:rPr>
              <w:b/>
              <w:bCs/>
              <w:sz w:val="20"/>
              <w:szCs w:val="20"/>
            </w:rPr>
            <w:t>Internal Supervisor:</w:t>
          </w:r>
          <w:r>
            <w:rPr>
              <w:sz w:val="20"/>
              <w:szCs w:val="20"/>
            </w:rPr>
            <w:t xml:space="preserve"> </w:t>
          </w:r>
          <w:r w:rsidRPr="00146567">
            <w:rPr>
              <w:sz w:val="20"/>
              <w:szCs w:val="20"/>
            </w:rPr>
            <w:t>Dr Sara Zandi</w:t>
          </w:r>
        </w:p>
        <w:p w14:paraId="47E4EE68" w14:textId="77777777" w:rsidR="007E0C7D" w:rsidRPr="00146567" w:rsidRDefault="007E0C7D" w:rsidP="007E0C7D">
          <w:pPr>
            <w:rPr>
              <w:sz w:val="20"/>
              <w:szCs w:val="20"/>
            </w:rPr>
          </w:pPr>
          <w:r w:rsidRPr="00146567">
            <w:rPr>
              <w:b/>
              <w:bCs/>
              <w:sz w:val="20"/>
              <w:szCs w:val="20"/>
            </w:rPr>
            <w:t>Capstone Project Leader:</w:t>
          </w:r>
          <w:r>
            <w:rPr>
              <w:sz w:val="20"/>
              <w:szCs w:val="20"/>
            </w:rPr>
            <w:t xml:space="preserve"> </w:t>
          </w:r>
          <w:r w:rsidRPr="00146567">
            <w:rPr>
              <w:sz w:val="20"/>
              <w:szCs w:val="20"/>
            </w:rPr>
            <w:t>Dr Sara Zandi</w:t>
          </w:r>
        </w:p>
        <w:p w14:paraId="349AE15A" w14:textId="77777777" w:rsidR="007E0C7D" w:rsidRPr="00146567" w:rsidRDefault="007E0C7D" w:rsidP="007E0C7D">
          <w:pPr>
            <w:rPr>
              <w:sz w:val="20"/>
              <w:szCs w:val="20"/>
            </w:rPr>
          </w:pPr>
          <w:r w:rsidRPr="00146567">
            <w:rPr>
              <w:b/>
              <w:bCs/>
              <w:sz w:val="20"/>
              <w:szCs w:val="20"/>
            </w:rPr>
            <w:t>External Supervisor:</w:t>
          </w:r>
          <w:r>
            <w:rPr>
              <w:sz w:val="20"/>
              <w:szCs w:val="20"/>
            </w:rPr>
            <w:t xml:space="preserve"> </w:t>
          </w:r>
          <w:r w:rsidRPr="00146567">
            <w:rPr>
              <w:sz w:val="20"/>
              <w:szCs w:val="20"/>
            </w:rPr>
            <w:t>Dr Louis Boamponsam</w:t>
          </w:r>
        </w:p>
        <w:p w14:paraId="34C3FDCE" w14:textId="77777777" w:rsidR="00B9450C" w:rsidRDefault="007E0C7D">
          <w:r>
            <w:br w:type="page"/>
          </w:r>
        </w:p>
        <w:p w14:paraId="448954AE" w14:textId="77777777" w:rsidR="00DF673D" w:rsidRPr="00DF673D" w:rsidRDefault="00DF673D" w:rsidP="00DF673D">
          <w:pPr>
            <w:widowControl w:val="0"/>
            <w:autoSpaceDE w:val="0"/>
            <w:autoSpaceDN w:val="0"/>
            <w:spacing w:after="0" w:line="240" w:lineRule="auto"/>
            <w:ind w:left="3262"/>
            <w:rPr>
              <w:rFonts w:ascii="Calibri" w:eastAsia="Calibri" w:hAnsi="Calibri" w:cs="Calibri"/>
              <w:kern w:val="0"/>
              <w:sz w:val="20"/>
              <w:szCs w:val="22"/>
              <w:lang w:val="en-US"/>
              <w14:ligatures w14:val="none"/>
            </w:rPr>
          </w:pPr>
          <w:r w:rsidRPr="00DF673D">
            <w:rPr>
              <w:rFonts w:ascii="Calibri" w:eastAsia="Calibri" w:hAnsi="Calibri" w:cs="Calibri"/>
              <w:noProof/>
              <w:kern w:val="0"/>
              <w:sz w:val="22"/>
              <w:szCs w:val="22"/>
              <w:lang w:val="en-US"/>
              <w14:ligatures w14:val="none"/>
            </w:rPr>
            <w:lastRenderedPageBreak/>
            <mc:AlternateContent>
              <mc:Choice Requires="wps">
                <w:drawing>
                  <wp:anchor distT="0" distB="0" distL="0" distR="0" simplePos="0" relativeHeight="251658251" behindDoc="0" locked="0" layoutInCell="1" allowOverlap="1" wp14:anchorId="1A010053" wp14:editId="33763457">
                    <wp:simplePos x="0" y="0"/>
                    <wp:positionH relativeFrom="page">
                      <wp:posOffset>224155</wp:posOffset>
                    </wp:positionH>
                    <wp:positionV relativeFrom="page">
                      <wp:posOffset>8750300</wp:posOffset>
                    </wp:positionV>
                    <wp:extent cx="9525" cy="475615"/>
                    <wp:effectExtent l="0" t="0" r="28575" b="635"/>
                    <wp:wrapNone/>
                    <wp:docPr id="118094109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75615"/>
                            </a:xfrm>
                            <a:custGeom>
                              <a:avLst/>
                              <a:gdLst/>
                              <a:ahLst/>
                              <a:cxnLst/>
                              <a:rect l="l" t="t" r="r" b="b"/>
                              <a:pathLst>
                                <a:path w="9525" h="475615">
                                  <a:moveTo>
                                    <a:pt x="9143" y="0"/>
                                  </a:moveTo>
                                  <a:lnTo>
                                    <a:pt x="0" y="0"/>
                                  </a:lnTo>
                                  <a:lnTo>
                                    <a:pt x="0" y="475487"/>
                                  </a:lnTo>
                                  <a:lnTo>
                                    <a:pt x="9143" y="475487"/>
                                  </a:lnTo>
                                  <a:lnTo>
                                    <a:pt x="9143"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105D256F" id="Graphic 11" o:spid="_x0000_s1026" style="position:absolute;margin-left:17.65pt;margin-top:689pt;width:.75pt;height:37.45pt;z-index:25165827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9525,475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" path="m9143,l,,,475487r9143,l9143,xe" fillcolor="black" stroked="f">
                    <v:path arrowok="t"/>
                    <w10:wrap anchorx="page" anchory="page"/>
                  </v:shape>
                </w:pict>
              </mc:Fallback>
            </mc:AlternateContent>
          </w:r>
          <w:r w:rsidRPr="00DF673D">
            <w:rPr>
              <w:rFonts w:ascii="Calibri" w:eastAsia="Calibri" w:hAnsi="Calibri" w:cs="Calibri"/>
              <w:noProof/>
              <w:kern w:val="0"/>
              <w:sz w:val="20"/>
              <w:szCs w:val="22"/>
              <w:lang w:val="en-US"/>
              <w14:ligatures w14:val="none"/>
            </w:rPr>
            <w:drawing>
              <wp:inline distT="0" distB="0" distL="0" distR="0" wp14:anchorId="58C2AC52" wp14:editId="5284276C">
                <wp:extent cx="1924050" cy="762000"/>
                <wp:effectExtent l="0" t="0" r="0" b="0"/>
                <wp:docPr id="46406903" name="Image 12" descr="A blue letters and numbers on a black background  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descr="A blue letters and numbers on a black background  Description automatically generated, Picture"/>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4050" cy="762000"/>
                        </a:xfrm>
                        <a:prstGeom prst="rect">
                          <a:avLst/>
                        </a:prstGeom>
                        <a:noFill/>
                        <a:ln>
                          <a:noFill/>
                        </a:ln>
                      </pic:spPr>
                    </pic:pic>
                  </a:graphicData>
                </a:graphic>
              </wp:inline>
            </w:drawing>
          </w:r>
        </w:p>
        <w:p w14:paraId="638272CF" w14:textId="77777777" w:rsidR="00DF673D" w:rsidRPr="00DF673D" w:rsidRDefault="00DF673D" w:rsidP="00DF673D">
          <w:pPr>
            <w:jc w:val="center"/>
            <w:rPr>
              <w:sz w:val="20"/>
              <w:szCs w:val="20"/>
              <w:lang w:val="en-US"/>
            </w:rPr>
          </w:pPr>
          <w:r w:rsidRPr="00DF673D">
            <w:rPr>
              <w:sz w:val="20"/>
              <w:szCs w:val="20"/>
              <w:lang w:val="en-US"/>
            </w:rPr>
            <w:t>School</w:t>
          </w:r>
          <w:r w:rsidRPr="00DF673D">
            <w:rPr>
              <w:spacing w:val="-11"/>
              <w:sz w:val="20"/>
              <w:szCs w:val="20"/>
              <w:lang w:val="en-US"/>
            </w:rPr>
            <w:t xml:space="preserve"> </w:t>
          </w:r>
          <w:r w:rsidRPr="00DF673D">
            <w:rPr>
              <w:sz w:val="20"/>
              <w:szCs w:val="20"/>
              <w:lang w:val="en-US"/>
            </w:rPr>
            <w:t>of</w:t>
          </w:r>
          <w:r w:rsidRPr="00DF673D">
            <w:rPr>
              <w:spacing w:val="-8"/>
              <w:sz w:val="20"/>
              <w:szCs w:val="20"/>
              <w:lang w:val="en-US"/>
            </w:rPr>
            <w:t xml:space="preserve"> </w:t>
          </w:r>
          <w:r w:rsidRPr="00DF673D">
            <w:rPr>
              <w:spacing w:val="-4"/>
              <w:sz w:val="20"/>
              <w:szCs w:val="20"/>
              <w:lang w:val="en-US"/>
            </w:rPr>
            <w:t>Tech</w:t>
          </w:r>
        </w:p>
        <w:p w14:paraId="1E7B5E65" w14:textId="77777777" w:rsidR="00DF673D" w:rsidRPr="00DF673D" w:rsidRDefault="00DF673D" w:rsidP="00DF673D">
          <w:pPr>
            <w:jc w:val="center"/>
            <w:rPr>
              <w:sz w:val="20"/>
              <w:szCs w:val="18"/>
              <w:lang w:val="en-US"/>
            </w:rPr>
          </w:pPr>
          <w:r w:rsidRPr="00DF673D">
            <w:rPr>
              <w:sz w:val="20"/>
              <w:szCs w:val="18"/>
              <w:lang w:val="en-US"/>
            </w:rPr>
            <w:t>Bachelor</w:t>
          </w:r>
          <w:r w:rsidRPr="00DF673D">
            <w:rPr>
              <w:spacing w:val="-9"/>
              <w:sz w:val="20"/>
              <w:szCs w:val="18"/>
              <w:lang w:val="en-US"/>
            </w:rPr>
            <w:t xml:space="preserve"> </w:t>
          </w:r>
          <w:r w:rsidRPr="00DF673D">
            <w:rPr>
              <w:sz w:val="20"/>
              <w:szCs w:val="18"/>
              <w:lang w:val="en-US"/>
            </w:rPr>
            <w:t>of</w:t>
          </w:r>
          <w:r w:rsidRPr="00DF673D">
            <w:rPr>
              <w:spacing w:val="-9"/>
              <w:sz w:val="20"/>
              <w:szCs w:val="18"/>
              <w:lang w:val="en-US"/>
            </w:rPr>
            <w:t xml:space="preserve"> </w:t>
          </w:r>
          <w:r w:rsidRPr="00DF673D">
            <w:rPr>
              <w:sz w:val="20"/>
              <w:szCs w:val="18"/>
              <w:lang w:val="en-US"/>
            </w:rPr>
            <w:t>Business</w:t>
          </w:r>
          <w:r w:rsidRPr="00DF673D">
            <w:rPr>
              <w:spacing w:val="-11"/>
              <w:sz w:val="20"/>
              <w:szCs w:val="18"/>
              <w:lang w:val="en-US"/>
            </w:rPr>
            <w:t xml:space="preserve"> </w:t>
          </w:r>
          <w:r w:rsidRPr="00DF673D">
            <w:rPr>
              <w:sz w:val="20"/>
              <w:szCs w:val="18"/>
              <w:lang w:val="en-US"/>
            </w:rPr>
            <w:t>Information</w:t>
          </w:r>
          <w:r w:rsidRPr="00DF673D">
            <w:rPr>
              <w:spacing w:val="-9"/>
              <w:sz w:val="20"/>
              <w:szCs w:val="18"/>
              <w:lang w:val="en-US"/>
            </w:rPr>
            <w:t xml:space="preserve"> </w:t>
          </w:r>
          <w:r w:rsidRPr="00DF673D">
            <w:rPr>
              <w:sz w:val="20"/>
              <w:szCs w:val="18"/>
              <w:lang w:val="en-US"/>
            </w:rPr>
            <w:t>Management Cover Sheet and Student Declaration</w:t>
          </w:r>
        </w:p>
        <w:p w14:paraId="7DE11171" w14:textId="77777777" w:rsidR="00DF673D" w:rsidRPr="00DF673D" w:rsidRDefault="00DF673D" w:rsidP="00DF673D">
          <w:pPr>
            <w:widowControl w:val="0"/>
            <w:autoSpaceDE w:val="0"/>
            <w:autoSpaceDN w:val="0"/>
            <w:spacing w:before="132" w:after="0" w:line="240" w:lineRule="auto"/>
            <w:ind w:left="49" w:right="70"/>
            <w:jc w:val="center"/>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This</w:t>
          </w:r>
          <w:r w:rsidRPr="00DF673D">
            <w:rPr>
              <w:rFonts w:ascii="Calibri" w:eastAsia="Calibri" w:hAnsi="Calibri" w:cs="Calibri"/>
              <w:spacing w:val="-12"/>
              <w:kern w:val="0"/>
              <w:sz w:val="16"/>
              <w:szCs w:val="18"/>
              <w:lang w:val="en-US"/>
              <w14:ligatures w14:val="none"/>
            </w:rPr>
            <w:t xml:space="preserve"> </w:t>
          </w:r>
          <w:r w:rsidRPr="00DF673D">
            <w:rPr>
              <w:rFonts w:ascii="Calibri" w:eastAsia="Calibri" w:hAnsi="Calibri" w:cs="Calibri"/>
              <w:kern w:val="0"/>
              <w:sz w:val="16"/>
              <w:szCs w:val="18"/>
              <w:lang w:val="en-US"/>
              <w14:ligatures w14:val="none"/>
            </w:rPr>
            <w:t>sheet</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must</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w:t>
          </w:r>
          <w:r w:rsidRPr="00DF673D">
            <w:rPr>
              <w:rFonts w:ascii="Calibri" w:eastAsia="Calibri" w:hAnsi="Calibri" w:cs="Calibri"/>
              <w:spacing w:val="-10"/>
              <w:kern w:val="0"/>
              <w:sz w:val="16"/>
              <w:szCs w:val="18"/>
              <w:lang w:val="en-US"/>
              <w14:ligatures w14:val="none"/>
            </w:rPr>
            <w:t xml:space="preserve"> </w:t>
          </w:r>
          <w:r w:rsidRPr="00DF673D">
            <w:rPr>
              <w:rFonts w:ascii="Calibri" w:eastAsia="Calibri" w:hAnsi="Calibri" w:cs="Calibri"/>
              <w:kern w:val="0"/>
              <w:sz w:val="16"/>
              <w:szCs w:val="18"/>
              <w:lang w:val="en-US"/>
              <w14:ligatures w14:val="none"/>
            </w:rPr>
            <w:t>signed</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by</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student</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11"/>
              <w:kern w:val="0"/>
              <w:sz w:val="16"/>
              <w:szCs w:val="18"/>
              <w:lang w:val="en-US"/>
              <w14:ligatures w14:val="none"/>
            </w:rPr>
            <w:t xml:space="preserve"> </w:t>
          </w:r>
          <w:r w:rsidRPr="00DF673D">
            <w:rPr>
              <w:rFonts w:ascii="Calibri" w:eastAsia="Calibri" w:hAnsi="Calibri" w:cs="Calibri"/>
              <w:kern w:val="0"/>
              <w:sz w:val="16"/>
              <w:szCs w:val="18"/>
              <w:lang w:val="en-US"/>
              <w14:ligatures w14:val="none"/>
            </w:rPr>
            <w:t>attached</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to</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 submitted</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spacing w:val="-2"/>
              <w:kern w:val="0"/>
              <w:sz w:val="16"/>
              <w:szCs w:val="18"/>
              <w:lang w:val="en-US"/>
              <w14:ligatures w14:val="none"/>
            </w:rPr>
            <w:t>assessment.</w:t>
          </w:r>
        </w:p>
        <w:p w14:paraId="3E672A91" w14:textId="77777777" w:rsidR="00DF673D" w:rsidRPr="00DF673D" w:rsidRDefault="00DF673D" w:rsidP="00DF673D">
          <w:pPr>
            <w:widowControl w:val="0"/>
            <w:autoSpaceDE w:val="0"/>
            <w:autoSpaceDN w:val="0"/>
            <w:spacing w:before="8" w:after="0" w:line="240" w:lineRule="auto"/>
            <w:rPr>
              <w:rFonts w:ascii="Calibri" w:eastAsia="Calibri" w:hAnsi="Calibri" w:cs="Calibri"/>
              <w:kern w:val="0"/>
              <w:sz w:val="9"/>
              <w:szCs w:val="18"/>
              <w:lang w:val="en-US"/>
              <w14:ligatures w14:val="none"/>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86"/>
            <w:gridCol w:w="4203"/>
            <w:gridCol w:w="1766"/>
            <w:gridCol w:w="1620"/>
          </w:tblGrid>
          <w:tr w:rsidR="00DF673D" w:rsidRPr="00DF673D" w14:paraId="224C730D" w14:textId="77777777">
            <w:trPr>
              <w:trHeight w:val="481"/>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16D8C2BD" w14:textId="77777777" w:rsidR="00DF673D" w:rsidRPr="00DF673D" w:rsidRDefault="00DF673D" w:rsidP="00DF673D">
                <w:pPr>
                  <w:widowControl w:val="0"/>
                  <w:autoSpaceDE w:val="0"/>
                  <w:autoSpaceDN w:val="0"/>
                  <w:spacing w:before="133" w:after="0" w:line="240" w:lineRule="auto"/>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Course</w:t>
                </w:r>
                <w:r w:rsidRPr="00DF673D">
                  <w:rPr>
                    <w:rFonts w:ascii="Calibri" w:eastAsia="Calibri" w:hAnsi="Calibri" w:cs="Calibri"/>
                    <w:b/>
                    <w:spacing w:val="-14"/>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Title:</w:t>
                </w:r>
              </w:p>
            </w:tc>
            <w:tc>
              <w:tcPr>
                <w:tcW w:w="4203" w:type="dxa"/>
                <w:tcBorders>
                  <w:top w:val="single" w:sz="6" w:space="0" w:color="000000"/>
                  <w:left w:val="single" w:sz="6" w:space="0" w:color="000000"/>
                  <w:bottom w:val="single" w:sz="6" w:space="0" w:color="000000"/>
                  <w:right w:val="single" w:sz="6" w:space="0" w:color="000000"/>
                </w:tcBorders>
                <w:hideMark/>
              </w:tcPr>
              <w:p w14:paraId="14B379C5" w14:textId="77777777" w:rsidR="00DF673D" w:rsidRPr="00DF673D" w:rsidRDefault="00DF673D" w:rsidP="00DF673D">
                <w:pPr>
                  <w:widowControl w:val="0"/>
                  <w:autoSpaceDE w:val="0"/>
                  <w:autoSpaceDN w:val="0"/>
                  <w:spacing w:before="133" w:after="0" w:line="240" w:lineRule="auto"/>
                  <w:ind w:left="114"/>
                  <w:rPr>
                    <w:rFonts w:ascii="Calibri" w:eastAsia="Calibri" w:hAnsi="Calibri" w:cs="Calibri"/>
                    <w:b/>
                    <w:kern w:val="0"/>
                    <w:sz w:val="20"/>
                    <w:szCs w:val="18"/>
                    <w:lang w:val="en-US"/>
                    <w14:ligatures w14:val="none"/>
                  </w:rPr>
                </w:pPr>
                <w:r w:rsidRPr="00DF673D">
                  <w:rPr>
                    <w:rFonts w:ascii="Calibri" w:eastAsia="Calibri" w:hAnsi="Calibri" w:cs="Calibri"/>
                    <w:b/>
                    <w:kern w:val="0"/>
                    <w:sz w:val="20"/>
                    <w:szCs w:val="18"/>
                    <w:lang w:val="en-US"/>
                    <w14:ligatures w14:val="none"/>
                  </w:rPr>
                  <w:t>Capstone</w:t>
                </w:r>
                <w:r w:rsidRPr="00DF673D">
                  <w:rPr>
                    <w:rFonts w:ascii="Calibri" w:eastAsia="Calibri" w:hAnsi="Calibri" w:cs="Calibri"/>
                    <w:b/>
                    <w:spacing w:val="-6"/>
                    <w:kern w:val="0"/>
                    <w:sz w:val="20"/>
                    <w:szCs w:val="18"/>
                    <w:lang w:val="en-US"/>
                    <w14:ligatures w14:val="none"/>
                  </w:rPr>
                  <w:t xml:space="preserve"> </w:t>
                </w:r>
                <w:r w:rsidRPr="00DF673D">
                  <w:rPr>
                    <w:rFonts w:ascii="Calibri" w:eastAsia="Calibri" w:hAnsi="Calibri" w:cs="Calibri"/>
                    <w:b/>
                    <w:kern w:val="0"/>
                    <w:sz w:val="20"/>
                    <w:szCs w:val="18"/>
                    <w:lang w:val="en-US"/>
                    <w14:ligatures w14:val="none"/>
                  </w:rPr>
                  <w:t>Project</w:t>
                </w:r>
                <w:r w:rsidRPr="00DF673D">
                  <w:rPr>
                    <w:rFonts w:ascii="Calibri" w:eastAsia="Calibri" w:hAnsi="Calibri" w:cs="Calibri"/>
                    <w:b/>
                    <w:spacing w:val="-2"/>
                    <w:kern w:val="0"/>
                    <w:sz w:val="20"/>
                    <w:szCs w:val="18"/>
                    <w:lang w:val="en-US"/>
                    <w14:ligatures w14:val="none"/>
                  </w:rPr>
                  <w:t xml:space="preserve"> </w:t>
                </w:r>
                <w:r w:rsidRPr="00DF673D">
                  <w:rPr>
                    <w:rFonts w:ascii="Calibri" w:eastAsia="Calibri" w:hAnsi="Calibri" w:cs="Calibri"/>
                    <w:b/>
                    <w:spacing w:val="-4"/>
                    <w:kern w:val="0"/>
                    <w:sz w:val="20"/>
                    <w:szCs w:val="18"/>
                    <w:lang w:val="en-US"/>
                    <w14:ligatures w14:val="none"/>
                  </w:rPr>
                  <w:t>(DA)</w:t>
                </w:r>
              </w:p>
            </w:tc>
            <w:tc>
              <w:tcPr>
                <w:tcW w:w="1766" w:type="dxa"/>
                <w:tcBorders>
                  <w:top w:val="single" w:sz="6" w:space="0" w:color="000000"/>
                  <w:left w:val="single" w:sz="6" w:space="0" w:color="000000"/>
                  <w:bottom w:val="single" w:sz="6" w:space="0" w:color="000000"/>
                  <w:right w:val="single" w:sz="6" w:space="0" w:color="000000"/>
                </w:tcBorders>
                <w:shd w:val="clear" w:color="auto" w:fill="BCD5ED"/>
                <w:hideMark/>
              </w:tcPr>
              <w:p w14:paraId="44533B61" w14:textId="77777777" w:rsidR="00DF673D" w:rsidRPr="00DF673D" w:rsidRDefault="00DF673D" w:rsidP="00DF673D">
                <w:pPr>
                  <w:widowControl w:val="0"/>
                  <w:autoSpaceDE w:val="0"/>
                  <w:autoSpaceDN w:val="0"/>
                  <w:spacing w:before="133" w:after="0" w:line="240" w:lineRule="auto"/>
                  <w:ind w:left="110"/>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Course</w:t>
                </w:r>
                <w:r w:rsidRPr="00DF673D">
                  <w:rPr>
                    <w:rFonts w:ascii="Calibri" w:eastAsia="Calibri" w:hAnsi="Calibri" w:cs="Calibri"/>
                    <w:b/>
                    <w:spacing w:val="-14"/>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code:</w:t>
                </w:r>
              </w:p>
            </w:tc>
            <w:tc>
              <w:tcPr>
                <w:tcW w:w="1620" w:type="dxa"/>
                <w:tcBorders>
                  <w:top w:val="single" w:sz="6" w:space="0" w:color="000000"/>
                  <w:left w:val="single" w:sz="6" w:space="0" w:color="000000"/>
                  <w:bottom w:val="single" w:sz="6" w:space="0" w:color="000000"/>
                  <w:right w:val="single" w:sz="6" w:space="0" w:color="000000"/>
                </w:tcBorders>
                <w:hideMark/>
              </w:tcPr>
              <w:p w14:paraId="4819D6A6" w14:textId="77777777" w:rsidR="00DF673D" w:rsidRPr="00DF673D" w:rsidRDefault="00DF673D" w:rsidP="00DF673D">
                <w:pPr>
                  <w:widowControl w:val="0"/>
                  <w:autoSpaceDE w:val="0"/>
                  <w:autoSpaceDN w:val="0"/>
                  <w:spacing w:before="85" w:after="0" w:line="240" w:lineRule="auto"/>
                  <w:ind w:left="113"/>
                  <w:rPr>
                    <w:rFonts w:ascii="Calibri" w:eastAsia="Calibri" w:hAnsi="Calibri" w:cs="Calibri"/>
                    <w:b/>
                    <w:kern w:val="0"/>
                    <w:sz w:val="20"/>
                    <w:szCs w:val="18"/>
                    <w:lang w:val="en-US"/>
                    <w14:ligatures w14:val="none"/>
                  </w:rPr>
                </w:pPr>
                <w:r w:rsidRPr="00DF673D">
                  <w:rPr>
                    <w:rFonts w:ascii="Calibri" w:eastAsia="Calibri" w:hAnsi="Calibri" w:cs="Calibri"/>
                    <w:b/>
                    <w:spacing w:val="-2"/>
                    <w:kern w:val="0"/>
                    <w:sz w:val="20"/>
                    <w:szCs w:val="18"/>
                    <w:lang w:val="en-US"/>
                    <w14:ligatures w14:val="none"/>
                  </w:rPr>
                  <w:t>BBIM713</w:t>
                </w:r>
              </w:p>
            </w:tc>
          </w:tr>
          <w:tr w:rsidR="00DF673D" w:rsidRPr="00DF673D" w14:paraId="195E95A0" w14:textId="77777777">
            <w:trPr>
              <w:trHeight w:val="484"/>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69E67DE8" w14:textId="77777777" w:rsidR="00DF673D" w:rsidRPr="00DF673D" w:rsidRDefault="00DF673D" w:rsidP="00DF673D">
                <w:pPr>
                  <w:widowControl w:val="0"/>
                  <w:autoSpaceDE w:val="0"/>
                  <w:autoSpaceDN w:val="0"/>
                  <w:spacing w:before="136" w:after="0" w:line="240" w:lineRule="auto"/>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Student</w:t>
                </w:r>
                <w:r w:rsidRPr="00DF673D">
                  <w:rPr>
                    <w:rFonts w:ascii="Calibri" w:eastAsia="Calibri" w:hAnsi="Calibri" w:cs="Calibri"/>
                    <w:b/>
                    <w:spacing w:val="-10"/>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Name:</w:t>
                </w:r>
              </w:p>
            </w:tc>
            <w:tc>
              <w:tcPr>
                <w:tcW w:w="4203" w:type="dxa"/>
                <w:tcBorders>
                  <w:top w:val="single" w:sz="6" w:space="0" w:color="000000"/>
                  <w:left w:val="single" w:sz="6" w:space="0" w:color="000000"/>
                  <w:bottom w:val="single" w:sz="6" w:space="0" w:color="000000"/>
                  <w:right w:val="single" w:sz="6" w:space="0" w:color="000000"/>
                </w:tcBorders>
              </w:tcPr>
              <w:p w14:paraId="642D4E13" w14:textId="77777777" w:rsidR="00317203" w:rsidRPr="00317203" w:rsidRDefault="00317203" w:rsidP="00317203">
                <w:pPr>
                  <w:spacing w:line="256" w:lineRule="auto"/>
                  <w:ind w:left="4"/>
                  <w:rPr>
                    <w:rFonts w:ascii="Times New Roman" w:hAnsi="Times New Roman"/>
                    <w:color w:val="000000" w:themeColor="text1"/>
                    <w:sz w:val="20"/>
                    <w:szCs w:val="20"/>
                  </w:rPr>
                </w:pPr>
                <w:r w:rsidRPr="00317203">
                  <w:rPr>
                    <w:rFonts w:ascii="Times New Roman" w:hAnsi="Times New Roman"/>
                    <w:color w:val="000000" w:themeColor="text1"/>
                    <w:sz w:val="20"/>
                    <w:szCs w:val="20"/>
                  </w:rPr>
                  <w:t>Matthew Tima,</w:t>
                </w:r>
              </w:p>
              <w:p w14:paraId="39190DD6" w14:textId="77777777" w:rsidR="00317203" w:rsidRPr="00317203" w:rsidRDefault="00317203" w:rsidP="00317203">
                <w:pPr>
                  <w:spacing w:line="256" w:lineRule="auto"/>
                  <w:ind w:left="4"/>
                  <w:rPr>
                    <w:rFonts w:ascii="Times New Roman" w:hAnsi="Times New Roman"/>
                    <w:color w:val="000000" w:themeColor="text1"/>
                    <w:sz w:val="20"/>
                    <w:szCs w:val="20"/>
                  </w:rPr>
                </w:pPr>
                <w:r w:rsidRPr="00317203">
                  <w:rPr>
                    <w:rFonts w:ascii="Times New Roman" w:hAnsi="Times New Roman"/>
                    <w:color w:val="000000" w:themeColor="text1"/>
                    <w:sz w:val="20"/>
                    <w:szCs w:val="20"/>
                  </w:rPr>
                  <w:t>Christian Tolentino,</w:t>
                </w:r>
              </w:p>
              <w:p w14:paraId="4A79125C" w14:textId="1134A9E8" w:rsidR="00DF673D" w:rsidRPr="00DF673D" w:rsidRDefault="00317203" w:rsidP="00317203">
                <w:pPr>
                  <w:widowControl w:val="0"/>
                  <w:autoSpaceDE w:val="0"/>
                  <w:autoSpaceDN w:val="0"/>
                  <w:spacing w:after="0" w:line="240" w:lineRule="auto"/>
                  <w:rPr>
                    <w:rFonts w:ascii="Times New Roman" w:eastAsia="Calibri" w:hAnsi="Calibri" w:cs="Calibri"/>
                    <w:kern w:val="0"/>
                    <w:sz w:val="16"/>
                    <w:szCs w:val="18"/>
                    <w:lang w:val="en-US"/>
                    <w14:ligatures w14:val="none"/>
                  </w:rPr>
                </w:pPr>
                <w:proofErr w:type="spellStart"/>
                <w:r w:rsidRPr="00317203">
                  <w:rPr>
                    <w:rFonts w:ascii="Times New Roman" w:hAnsi="Times New Roman"/>
                    <w:color w:val="000000" w:themeColor="text1"/>
                    <w:sz w:val="20"/>
                    <w:szCs w:val="20"/>
                  </w:rPr>
                  <w:t>Juthaphat</w:t>
                </w:r>
                <w:proofErr w:type="spellEnd"/>
                <w:r w:rsidRPr="00317203">
                  <w:rPr>
                    <w:rFonts w:ascii="Times New Roman" w:hAnsi="Times New Roman"/>
                    <w:color w:val="000000" w:themeColor="text1"/>
                    <w:sz w:val="20"/>
                    <w:szCs w:val="20"/>
                  </w:rPr>
                  <w:t xml:space="preserve"> </w:t>
                </w:r>
                <w:proofErr w:type="spellStart"/>
                <w:r w:rsidRPr="00317203">
                  <w:rPr>
                    <w:rFonts w:ascii="Times New Roman" w:hAnsi="Times New Roman"/>
                    <w:color w:val="000000" w:themeColor="text1"/>
                    <w:sz w:val="20"/>
                    <w:szCs w:val="20"/>
                  </w:rPr>
                  <w:t>Apinanpisut</w:t>
                </w:r>
                <w:proofErr w:type="spellEnd"/>
              </w:p>
            </w:tc>
            <w:tc>
              <w:tcPr>
                <w:tcW w:w="1766" w:type="dxa"/>
                <w:tcBorders>
                  <w:top w:val="single" w:sz="6" w:space="0" w:color="000000"/>
                  <w:left w:val="single" w:sz="6" w:space="0" w:color="000000"/>
                  <w:bottom w:val="single" w:sz="6" w:space="0" w:color="000000"/>
                  <w:right w:val="single" w:sz="6" w:space="0" w:color="000000"/>
                </w:tcBorders>
                <w:shd w:val="clear" w:color="auto" w:fill="BCD5ED"/>
                <w:hideMark/>
              </w:tcPr>
              <w:p w14:paraId="21C22E89" w14:textId="77777777" w:rsidR="00DF673D" w:rsidRPr="00DF673D" w:rsidRDefault="00DF673D" w:rsidP="00DF673D">
                <w:pPr>
                  <w:widowControl w:val="0"/>
                  <w:autoSpaceDE w:val="0"/>
                  <w:autoSpaceDN w:val="0"/>
                  <w:spacing w:before="136" w:after="0" w:line="240" w:lineRule="auto"/>
                  <w:ind w:left="110"/>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Student</w:t>
                </w:r>
                <w:r w:rsidRPr="00DF673D">
                  <w:rPr>
                    <w:rFonts w:ascii="Calibri" w:eastAsia="Calibri" w:hAnsi="Calibri" w:cs="Calibri"/>
                    <w:b/>
                    <w:spacing w:val="-10"/>
                    <w:kern w:val="0"/>
                    <w:sz w:val="18"/>
                    <w:szCs w:val="18"/>
                    <w:lang w:val="en-US"/>
                    <w14:ligatures w14:val="none"/>
                  </w:rPr>
                  <w:t xml:space="preserve"> </w:t>
                </w:r>
                <w:r w:rsidRPr="00DF673D">
                  <w:rPr>
                    <w:rFonts w:ascii="Calibri" w:eastAsia="Calibri" w:hAnsi="Calibri" w:cs="Calibri"/>
                    <w:b/>
                    <w:spacing w:val="-5"/>
                    <w:kern w:val="0"/>
                    <w:sz w:val="18"/>
                    <w:szCs w:val="18"/>
                    <w:lang w:val="en-US"/>
                    <w14:ligatures w14:val="none"/>
                  </w:rPr>
                  <w:t>ID:</w:t>
                </w:r>
              </w:p>
            </w:tc>
            <w:tc>
              <w:tcPr>
                <w:tcW w:w="1620" w:type="dxa"/>
                <w:tcBorders>
                  <w:top w:val="single" w:sz="6" w:space="0" w:color="000000"/>
                  <w:left w:val="single" w:sz="6" w:space="0" w:color="000000"/>
                  <w:bottom w:val="single" w:sz="6" w:space="0" w:color="000000"/>
                  <w:right w:val="single" w:sz="6" w:space="0" w:color="000000"/>
                </w:tcBorders>
              </w:tcPr>
              <w:p w14:paraId="2025F472" w14:textId="77777777" w:rsidR="00317203" w:rsidRPr="00317203" w:rsidRDefault="00317203" w:rsidP="00317203">
                <w:pPr>
                  <w:spacing w:line="256" w:lineRule="auto"/>
                  <w:ind w:left="5"/>
                  <w:rPr>
                    <w:rFonts w:ascii="Times New Roman" w:hAnsi="Times New Roman"/>
                    <w:color w:val="000000"/>
                    <w:sz w:val="16"/>
                    <w:szCs w:val="16"/>
                  </w:rPr>
                </w:pPr>
                <w:r w:rsidRPr="00317203">
                  <w:rPr>
                    <w:rFonts w:ascii="Times New Roman" w:hAnsi="Times New Roman"/>
                    <w:color w:val="000000"/>
                    <w:sz w:val="16"/>
                    <w:szCs w:val="16"/>
                  </w:rPr>
                  <w:t>764705436,</w:t>
                </w:r>
              </w:p>
              <w:p w14:paraId="6B1F7581" w14:textId="77777777" w:rsidR="00317203" w:rsidRPr="00317203" w:rsidRDefault="00317203" w:rsidP="00317203">
                <w:pPr>
                  <w:spacing w:line="256" w:lineRule="auto"/>
                  <w:ind w:left="5"/>
                  <w:rPr>
                    <w:rFonts w:ascii="Times New Roman"/>
                    <w:sz w:val="16"/>
                    <w:szCs w:val="16"/>
                  </w:rPr>
                </w:pPr>
                <w:r w:rsidRPr="00317203">
                  <w:rPr>
                    <w:rFonts w:ascii="Times New Roman" w:hAnsi="Times New Roman"/>
                    <w:color w:val="000000"/>
                    <w:sz w:val="14"/>
                    <w:szCs w:val="16"/>
                  </w:rPr>
                  <w:t xml:space="preserve"> </w:t>
                </w:r>
                <w:r w:rsidRPr="00317203">
                  <w:rPr>
                    <w:rFonts w:ascii="Times New Roman"/>
                    <w:sz w:val="16"/>
                    <w:szCs w:val="16"/>
                  </w:rPr>
                  <w:t>764706771,</w:t>
                </w:r>
              </w:p>
              <w:p w14:paraId="30EBC9A1" w14:textId="77777777" w:rsidR="00317203" w:rsidRPr="00317203" w:rsidRDefault="00317203" w:rsidP="00317203">
                <w:pPr>
                  <w:spacing w:line="256" w:lineRule="auto"/>
                  <w:ind w:left="5"/>
                  <w:rPr>
                    <w:rFonts w:ascii="Times New Roman"/>
                    <w:sz w:val="16"/>
                    <w:szCs w:val="16"/>
                  </w:rPr>
                </w:pPr>
                <w:r w:rsidRPr="00317203">
                  <w:rPr>
                    <w:rFonts w:ascii="Times New Roman"/>
                    <w:sz w:val="16"/>
                    <w:szCs w:val="16"/>
                  </w:rPr>
                  <w:t>764702333</w:t>
                </w:r>
              </w:p>
              <w:p w14:paraId="318012D0"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p>
            </w:tc>
          </w:tr>
          <w:tr w:rsidR="00DF673D" w:rsidRPr="00DF673D" w14:paraId="76D0061F" w14:textId="77777777">
            <w:trPr>
              <w:trHeight w:val="554"/>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5C9EC95B" w14:textId="77777777" w:rsidR="00DF673D" w:rsidRPr="00DF673D" w:rsidRDefault="00DF673D" w:rsidP="00DF673D">
                <w:pPr>
                  <w:widowControl w:val="0"/>
                  <w:autoSpaceDE w:val="0"/>
                  <w:autoSpaceDN w:val="0"/>
                  <w:spacing w:after="0" w:line="268" w:lineRule="exact"/>
                  <w:ind w:left="112"/>
                  <w:rPr>
                    <w:rFonts w:ascii="Calibri" w:eastAsia="Calibri" w:hAnsi="Calibri" w:cs="Calibri"/>
                    <w:b/>
                    <w:kern w:val="0"/>
                    <w:sz w:val="18"/>
                    <w:szCs w:val="18"/>
                    <w:lang w:val="en-US"/>
                    <w14:ligatures w14:val="none"/>
                  </w:rPr>
                </w:pPr>
                <w:r w:rsidRPr="00DF673D">
                  <w:rPr>
                    <w:rFonts w:ascii="Calibri" w:eastAsia="Calibri" w:hAnsi="Calibri" w:cs="Calibri"/>
                    <w:b/>
                    <w:spacing w:val="-2"/>
                    <w:kern w:val="0"/>
                    <w:sz w:val="18"/>
                    <w:szCs w:val="18"/>
                    <w:lang w:val="en-US"/>
                    <w14:ligatures w14:val="none"/>
                  </w:rPr>
                  <w:t xml:space="preserve">Assessment </w:t>
                </w:r>
                <w:r w:rsidRPr="00DF673D">
                  <w:rPr>
                    <w:rFonts w:ascii="Calibri" w:eastAsia="Calibri" w:hAnsi="Calibri" w:cs="Calibri"/>
                    <w:b/>
                    <w:spacing w:val="-7"/>
                    <w:kern w:val="0"/>
                    <w:sz w:val="18"/>
                    <w:szCs w:val="18"/>
                    <w:lang w:val="en-US"/>
                    <w14:ligatures w14:val="none"/>
                  </w:rPr>
                  <w:t>No</w:t>
                </w:r>
              </w:p>
              <w:p w14:paraId="529F84AB" w14:textId="77777777" w:rsidR="00DF673D" w:rsidRPr="00DF673D" w:rsidRDefault="00DF673D" w:rsidP="00DF673D">
                <w:pPr>
                  <w:widowControl w:val="0"/>
                  <w:autoSpaceDE w:val="0"/>
                  <w:autoSpaceDN w:val="0"/>
                  <w:spacing w:before="17" w:after="0" w:line="249" w:lineRule="exact"/>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&amp;</w:t>
                </w:r>
                <w:r w:rsidRPr="00DF673D">
                  <w:rPr>
                    <w:rFonts w:ascii="Calibri" w:eastAsia="Calibri" w:hAnsi="Calibri" w:cs="Calibri"/>
                    <w:b/>
                    <w:spacing w:val="1"/>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Type:</w:t>
                </w:r>
              </w:p>
            </w:tc>
            <w:tc>
              <w:tcPr>
                <w:tcW w:w="4203" w:type="dxa"/>
                <w:tcBorders>
                  <w:top w:val="single" w:sz="6" w:space="0" w:color="000000"/>
                  <w:left w:val="single" w:sz="6" w:space="0" w:color="000000"/>
                  <w:bottom w:val="single" w:sz="6" w:space="0" w:color="000000"/>
                  <w:right w:val="single" w:sz="6" w:space="0" w:color="000000"/>
                </w:tcBorders>
                <w:hideMark/>
              </w:tcPr>
              <w:p w14:paraId="4CB18171" w14:textId="77777777" w:rsidR="00DF673D" w:rsidRPr="00DF673D" w:rsidRDefault="00DF673D" w:rsidP="00DF673D">
                <w:pPr>
                  <w:widowControl w:val="0"/>
                  <w:autoSpaceDE w:val="0"/>
                  <w:autoSpaceDN w:val="0"/>
                  <w:spacing w:after="0" w:line="293" w:lineRule="exact"/>
                  <w:ind w:left="62"/>
                  <w:rPr>
                    <w:rFonts w:ascii="Calibri" w:eastAsia="Calibri" w:hAnsi="Calibri" w:cs="Calibri"/>
                    <w:kern w:val="0"/>
                    <w:sz w:val="20"/>
                    <w:szCs w:val="18"/>
                    <w:lang w:val="en-US"/>
                    <w14:ligatures w14:val="none"/>
                  </w:rPr>
                </w:pPr>
                <w:r w:rsidRPr="00DF673D">
                  <w:rPr>
                    <w:rFonts w:ascii="Calibri" w:eastAsia="Calibri" w:hAnsi="Calibri" w:cs="Calibri"/>
                    <w:kern w:val="0"/>
                    <w:sz w:val="18"/>
                    <w:szCs w:val="18"/>
                    <w:lang w:val="en-US"/>
                    <w14:ligatures w14:val="none"/>
                  </w:rPr>
                  <w:t>Assessment</w:t>
                </w:r>
                <w:r w:rsidRPr="00DF673D">
                  <w:rPr>
                    <w:rFonts w:ascii="Calibri" w:eastAsia="Calibri" w:hAnsi="Calibri" w:cs="Calibri"/>
                    <w:spacing w:val="6"/>
                    <w:kern w:val="0"/>
                    <w:sz w:val="18"/>
                    <w:szCs w:val="18"/>
                    <w:lang w:val="en-US"/>
                    <w14:ligatures w14:val="none"/>
                  </w:rPr>
                  <w:t xml:space="preserve"> </w:t>
                </w:r>
                <w:r w:rsidRPr="00DF673D">
                  <w:rPr>
                    <w:rFonts w:ascii="Calibri" w:eastAsia="Calibri" w:hAnsi="Calibri" w:cs="Calibri"/>
                    <w:kern w:val="0"/>
                    <w:sz w:val="18"/>
                    <w:szCs w:val="18"/>
                    <w:lang w:val="en-US"/>
                    <w14:ligatures w14:val="none"/>
                  </w:rPr>
                  <w:t>2,</w:t>
                </w:r>
                <w:r w:rsidRPr="00DF673D">
                  <w:rPr>
                    <w:rFonts w:ascii="Calibri" w:eastAsia="Calibri" w:hAnsi="Calibri" w:cs="Calibri"/>
                    <w:spacing w:val="7"/>
                    <w:kern w:val="0"/>
                    <w:sz w:val="18"/>
                    <w:szCs w:val="18"/>
                    <w:lang w:val="en-US"/>
                    <w14:ligatures w14:val="none"/>
                  </w:rPr>
                  <w:t xml:space="preserve"> </w:t>
                </w:r>
                <w:r w:rsidRPr="00DF673D">
                  <w:rPr>
                    <w:rFonts w:ascii="Calibri" w:eastAsia="Calibri" w:hAnsi="Calibri" w:cs="Calibri"/>
                    <w:kern w:val="0"/>
                    <w:sz w:val="20"/>
                    <w:szCs w:val="18"/>
                    <w:lang w:val="en-US"/>
                    <w14:ligatures w14:val="none"/>
                  </w:rPr>
                  <w:t>Research</w:t>
                </w:r>
                <w:r w:rsidRPr="00DF673D">
                  <w:rPr>
                    <w:rFonts w:ascii="Calibri" w:eastAsia="Calibri" w:hAnsi="Calibri" w:cs="Calibri"/>
                    <w:spacing w:val="1"/>
                    <w:kern w:val="0"/>
                    <w:sz w:val="20"/>
                    <w:szCs w:val="18"/>
                    <w:lang w:val="en-US"/>
                    <w14:ligatures w14:val="none"/>
                  </w:rPr>
                  <w:t xml:space="preserve"> </w:t>
                </w:r>
                <w:r w:rsidRPr="00DF673D">
                  <w:rPr>
                    <w:rFonts w:ascii="Calibri" w:eastAsia="Calibri" w:hAnsi="Calibri" w:cs="Calibri"/>
                    <w:kern w:val="0"/>
                    <w:sz w:val="20"/>
                    <w:szCs w:val="18"/>
                    <w:lang w:val="en-US"/>
                    <w14:ligatures w14:val="none"/>
                  </w:rPr>
                  <w:t>Project</w:t>
                </w:r>
                <w:r w:rsidRPr="00DF673D">
                  <w:rPr>
                    <w:rFonts w:ascii="Calibri" w:eastAsia="Calibri" w:hAnsi="Calibri" w:cs="Calibri"/>
                    <w:spacing w:val="2"/>
                    <w:kern w:val="0"/>
                    <w:sz w:val="20"/>
                    <w:szCs w:val="18"/>
                    <w:lang w:val="en-US"/>
                    <w14:ligatures w14:val="none"/>
                  </w:rPr>
                  <w:t xml:space="preserve"> </w:t>
                </w:r>
                <w:r w:rsidRPr="00DF673D">
                  <w:rPr>
                    <w:rFonts w:ascii="Calibri" w:eastAsia="Calibri" w:hAnsi="Calibri" w:cs="Calibri"/>
                    <w:spacing w:val="-2"/>
                    <w:kern w:val="0"/>
                    <w:sz w:val="20"/>
                    <w:szCs w:val="18"/>
                    <w:lang w:val="en-US"/>
                    <w14:ligatures w14:val="none"/>
                  </w:rPr>
                  <w:t>Report</w:t>
                </w:r>
              </w:p>
            </w:tc>
            <w:tc>
              <w:tcPr>
                <w:tcW w:w="1766" w:type="dxa"/>
                <w:tcBorders>
                  <w:top w:val="single" w:sz="6" w:space="0" w:color="000000"/>
                  <w:left w:val="single" w:sz="6" w:space="0" w:color="000000"/>
                  <w:bottom w:val="single" w:sz="6" w:space="0" w:color="000000"/>
                  <w:right w:val="single" w:sz="6" w:space="0" w:color="000000"/>
                </w:tcBorders>
                <w:shd w:val="clear" w:color="auto" w:fill="BCD5ED"/>
                <w:hideMark/>
              </w:tcPr>
              <w:p w14:paraId="50BFA66A" w14:textId="77777777" w:rsidR="00DF673D" w:rsidRPr="00DF673D" w:rsidRDefault="00DF673D" w:rsidP="00DF673D">
                <w:pPr>
                  <w:widowControl w:val="0"/>
                  <w:autoSpaceDE w:val="0"/>
                  <w:autoSpaceDN w:val="0"/>
                  <w:spacing w:before="172" w:after="0" w:line="240" w:lineRule="auto"/>
                  <w:ind w:left="110"/>
                  <w:rPr>
                    <w:rFonts w:ascii="Calibri" w:eastAsia="Calibri" w:hAnsi="Calibri" w:cs="Calibri"/>
                    <w:b/>
                    <w:kern w:val="0"/>
                    <w:sz w:val="18"/>
                    <w:szCs w:val="18"/>
                    <w:lang w:val="en-US"/>
                    <w14:ligatures w14:val="none"/>
                  </w:rPr>
                </w:pPr>
                <w:r w:rsidRPr="00DF673D">
                  <w:rPr>
                    <w:rFonts w:ascii="Calibri" w:eastAsia="Calibri" w:hAnsi="Calibri" w:cs="Calibri"/>
                    <w:b/>
                    <w:spacing w:val="-2"/>
                    <w:kern w:val="0"/>
                    <w:sz w:val="18"/>
                    <w:szCs w:val="18"/>
                    <w:lang w:val="en-US"/>
                    <w14:ligatures w14:val="none"/>
                  </w:rPr>
                  <w:t>Cohort:</w:t>
                </w:r>
              </w:p>
            </w:tc>
            <w:tc>
              <w:tcPr>
                <w:tcW w:w="1620" w:type="dxa"/>
                <w:tcBorders>
                  <w:top w:val="single" w:sz="6" w:space="0" w:color="000000"/>
                  <w:left w:val="single" w:sz="6" w:space="0" w:color="000000"/>
                  <w:bottom w:val="single" w:sz="6" w:space="0" w:color="000000"/>
                  <w:right w:val="single" w:sz="6" w:space="0" w:color="000000"/>
                </w:tcBorders>
              </w:tcPr>
              <w:p w14:paraId="63600C98" w14:textId="02F2B827" w:rsidR="00DF673D" w:rsidRPr="00DF673D" w:rsidRDefault="00F85683"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r w:rsidRPr="3D350913">
                  <w:rPr>
                    <w:rFonts w:ascii="BlinkMacSystemFont" w:eastAsia="BlinkMacSystemFont" w:hAnsi="BlinkMacSystemFont" w:cs="BlinkMacSystemFont"/>
                    <w:sz w:val="21"/>
                    <w:szCs w:val="21"/>
                  </w:rPr>
                  <w:t>BBIM7123C</w:t>
                </w:r>
              </w:p>
            </w:tc>
          </w:tr>
          <w:tr w:rsidR="00DF673D" w:rsidRPr="00DF673D" w14:paraId="63FC78B6" w14:textId="77777777">
            <w:trPr>
              <w:trHeight w:val="553"/>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2587CA79" w14:textId="77777777" w:rsidR="00DF673D" w:rsidRPr="00DF673D" w:rsidRDefault="00DF673D" w:rsidP="00DF673D">
                <w:pPr>
                  <w:widowControl w:val="0"/>
                  <w:autoSpaceDE w:val="0"/>
                  <w:autoSpaceDN w:val="0"/>
                  <w:spacing w:before="172" w:after="0" w:line="240" w:lineRule="auto"/>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Due</w:t>
                </w:r>
                <w:r w:rsidRPr="00DF673D">
                  <w:rPr>
                    <w:rFonts w:ascii="Calibri" w:eastAsia="Calibri" w:hAnsi="Calibri" w:cs="Calibri"/>
                    <w:b/>
                    <w:spacing w:val="-4"/>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Date:</w:t>
                </w:r>
              </w:p>
            </w:tc>
            <w:tc>
              <w:tcPr>
                <w:tcW w:w="4203" w:type="dxa"/>
                <w:tcBorders>
                  <w:top w:val="single" w:sz="6" w:space="0" w:color="000000"/>
                  <w:left w:val="single" w:sz="6" w:space="0" w:color="000000"/>
                  <w:bottom w:val="single" w:sz="6" w:space="0" w:color="000000"/>
                  <w:right w:val="single" w:sz="6" w:space="0" w:color="000000"/>
                </w:tcBorders>
              </w:tcPr>
              <w:p w14:paraId="656F5D7F" w14:textId="78DE49D7" w:rsidR="00DF673D" w:rsidRPr="00DF673D" w:rsidRDefault="00F85683"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r>
                  <w:rPr>
                    <w:rFonts w:ascii="Times New Roman" w:eastAsia="Calibri" w:hAnsi="Calibri" w:cs="Calibri"/>
                    <w:kern w:val="0"/>
                    <w:sz w:val="16"/>
                    <w:szCs w:val="18"/>
                    <w:lang w:val="en-US"/>
                    <w14:ligatures w14:val="none"/>
                  </w:rPr>
                  <w:t>12/12/2025</w:t>
                </w:r>
              </w:p>
            </w:tc>
            <w:tc>
              <w:tcPr>
                <w:tcW w:w="1766" w:type="dxa"/>
                <w:tcBorders>
                  <w:top w:val="single" w:sz="6" w:space="0" w:color="000000"/>
                  <w:left w:val="single" w:sz="6" w:space="0" w:color="000000"/>
                  <w:bottom w:val="single" w:sz="6" w:space="0" w:color="000000"/>
                  <w:right w:val="single" w:sz="6" w:space="0" w:color="000000"/>
                </w:tcBorders>
                <w:shd w:val="clear" w:color="auto" w:fill="BCD5ED"/>
                <w:hideMark/>
              </w:tcPr>
              <w:p w14:paraId="7C62AD4C" w14:textId="77777777" w:rsidR="00DF673D" w:rsidRPr="00DF673D" w:rsidRDefault="00DF673D" w:rsidP="00DF673D">
                <w:pPr>
                  <w:widowControl w:val="0"/>
                  <w:autoSpaceDE w:val="0"/>
                  <w:autoSpaceDN w:val="0"/>
                  <w:spacing w:after="0" w:line="268" w:lineRule="exact"/>
                  <w:ind w:left="110"/>
                  <w:rPr>
                    <w:rFonts w:ascii="Calibri" w:eastAsia="Calibri" w:hAnsi="Calibri" w:cs="Calibri"/>
                    <w:b/>
                    <w:kern w:val="0"/>
                    <w:sz w:val="18"/>
                    <w:szCs w:val="18"/>
                    <w:lang w:val="en-US"/>
                    <w14:ligatures w14:val="none"/>
                  </w:rPr>
                </w:pPr>
                <w:r w:rsidRPr="00DF673D">
                  <w:rPr>
                    <w:rFonts w:ascii="Calibri" w:eastAsia="Calibri" w:hAnsi="Calibri" w:cs="Calibri"/>
                    <w:b/>
                    <w:spacing w:val="-4"/>
                    <w:kern w:val="0"/>
                    <w:sz w:val="18"/>
                    <w:szCs w:val="18"/>
                    <w:lang w:val="en-US"/>
                    <w14:ligatures w14:val="none"/>
                  </w:rPr>
                  <w:t>Date</w:t>
                </w:r>
              </w:p>
              <w:p w14:paraId="709F267B" w14:textId="77777777" w:rsidR="00DF673D" w:rsidRPr="00DF673D" w:rsidRDefault="00DF673D" w:rsidP="00DF673D">
                <w:pPr>
                  <w:widowControl w:val="0"/>
                  <w:autoSpaceDE w:val="0"/>
                  <w:autoSpaceDN w:val="0"/>
                  <w:spacing w:before="17" w:after="0" w:line="249" w:lineRule="exact"/>
                  <w:ind w:left="110"/>
                  <w:rPr>
                    <w:rFonts w:ascii="Calibri" w:eastAsia="Calibri" w:hAnsi="Calibri" w:cs="Calibri"/>
                    <w:b/>
                    <w:kern w:val="0"/>
                    <w:sz w:val="18"/>
                    <w:szCs w:val="18"/>
                    <w:lang w:val="en-US"/>
                    <w14:ligatures w14:val="none"/>
                  </w:rPr>
                </w:pPr>
                <w:r w:rsidRPr="00DF673D">
                  <w:rPr>
                    <w:rFonts w:ascii="Calibri" w:eastAsia="Calibri" w:hAnsi="Calibri" w:cs="Calibri"/>
                    <w:b/>
                    <w:spacing w:val="-2"/>
                    <w:kern w:val="0"/>
                    <w:sz w:val="18"/>
                    <w:szCs w:val="18"/>
                    <w:lang w:val="en-US"/>
                    <w14:ligatures w14:val="none"/>
                  </w:rPr>
                  <w:t>Submitted:</w:t>
                </w:r>
              </w:p>
            </w:tc>
            <w:tc>
              <w:tcPr>
                <w:tcW w:w="1620" w:type="dxa"/>
                <w:tcBorders>
                  <w:top w:val="single" w:sz="6" w:space="0" w:color="000000"/>
                  <w:left w:val="single" w:sz="6" w:space="0" w:color="000000"/>
                  <w:bottom w:val="single" w:sz="6" w:space="0" w:color="000000"/>
                  <w:right w:val="single" w:sz="6" w:space="0" w:color="000000"/>
                </w:tcBorders>
              </w:tcPr>
              <w:p w14:paraId="24942FDA" w14:textId="28DE6263" w:rsidR="00DF673D" w:rsidRPr="00DF673D" w:rsidRDefault="00F85683"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r>
                  <w:rPr>
                    <w:rFonts w:ascii="Times New Roman" w:eastAsia="Calibri" w:hAnsi="Calibri" w:cs="Calibri"/>
                    <w:kern w:val="0"/>
                    <w:sz w:val="16"/>
                    <w:szCs w:val="18"/>
                    <w:lang w:val="en-US"/>
                    <w14:ligatures w14:val="none"/>
                  </w:rPr>
                  <w:t>9/12/2025</w:t>
                </w:r>
              </w:p>
            </w:tc>
          </w:tr>
          <w:tr w:rsidR="00DF673D" w:rsidRPr="00DF673D" w14:paraId="79B34704" w14:textId="77777777">
            <w:trPr>
              <w:trHeight w:val="481"/>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67AFD8FF" w14:textId="77777777" w:rsidR="00DF673D" w:rsidRPr="00DF673D" w:rsidRDefault="00DF673D" w:rsidP="00DF673D">
                <w:pPr>
                  <w:widowControl w:val="0"/>
                  <w:autoSpaceDE w:val="0"/>
                  <w:autoSpaceDN w:val="0"/>
                  <w:spacing w:before="133" w:after="0" w:line="240" w:lineRule="auto"/>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Tutor’s</w:t>
                </w:r>
                <w:r w:rsidRPr="00DF673D">
                  <w:rPr>
                    <w:rFonts w:ascii="Calibri" w:eastAsia="Calibri" w:hAnsi="Calibri" w:cs="Calibri"/>
                    <w:b/>
                    <w:spacing w:val="-5"/>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Name:</w:t>
                </w:r>
              </w:p>
            </w:tc>
            <w:tc>
              <w:tcPr>
                <w:tcW w:w="7589" w:type="dxa"/>
                <w:gridSpan w:val="3"/>
                <w:tcBorders>
                  <w:top w:val="single" w:sz="6" w:space="0" w:color="000000"/>
                  <w:left w:val="single" w:sz="6" w:space="0" w:color="000000"/>
                  <w:bottom w:val="single" w:sz="6" w:space="0" w:color="000000"/>
                  <w:right w:val="single" w:sz="6" w:space="0" w:color="000000"/>
                </w:tcBorders>
              </w:tcPr>
              <w:p w14:paraId="6024AAA4" w14:textId="0D0FB1B5" w:rsidR="00DF673D" w:rsidRPr="00DF673D" w:rsidRDefault="00F85683"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r>
                  <w:rPr>
                    <w:rFonts w:ascii="Calibri" w:eastAsia="Calibri" w:hAnsi="Calibri" w:cs="Calibri"/>
                    <w:color w:val="000000" w:themeColor="text1"/>
                    <w:sz w:val="22"/>
                    <w:szCs w:val="22"/>
                  </w:rPr>
                  <w:t xml:space="preserve">Dr </w:t>
                </w:r>
                <w:r w:rsidRPr="1CBA5AB1">
                  <w:rPr>
                    <w:rFonts w:ascii="Calibri" w:eastAsia="Calibri" w:hAnsi="Calibri" w:cs="Calibri"/>
                    <w:color w:val="000000" w:themeColor="text1"/>
                    <w:sz w:val="22"/>
                    <w:szCs w:val="22"/>
                  </w:rPr>
                  <w:t>Sara Zandi, Eric</w:t>
                </w:r>
                <w:r w:rsidRPr="644CA778">
                  <w:rPr>
                    <w:rFonts w:ascii="Calibri" w:eastAsia="Calibri" w:hAnsi="Calibri" w:cs="Calibri"/>
                    <w:color w:val="000000" w:themeColor="text1"/>
                    <w:sz w:val="22"/>
                    <w:szCs w:val="22"/>
                  </w:rPr>
                  <w:t xml:space="preserve"> Ma</w:t>
                </w:r>
              </w:p>
            </w:tc>
          </w:tr>
          <w:tr w:rsidR="00DF673D" w:rsidRPr="00DF673D" w14:paraId="54C45D0C" w14:textId="77777777">
            <w:trPr>
              <w:trHeight w:val="553"/>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6DB864CE" w14:textId="77777777" w:rsidR="00DF673D" w:rsidRPr="00DF673D" w:rsidRDefault="00DF673D" w:rsidP="00DF673D">
                <w:pPr>
                  <w:widowControl w:val="0"/>
                  <w:autoSpaceDE w:val="0"/>
                  <w:autoSpaceDN w:val="0"/>
                  <w:spacing w:after="0" w:line="268" w:lineRule="exact"/>
                  <w:ind w:left="112"/>
                  <w:rPr>
                    <w:rFonts w:ascii="Calibri" w:eastAsia="Calibri" w:hAnsi="Calibri" w:cs="Calibri"/>
                    <w:b/>
                    <w:kern w:val="0"/>
                    <w:sz w:val="18"/>
                    <w:szCs w:val="18"/>
                    <w:lang w:val="en-US"/>
                    <w14:ligatures w14:val="none"/>
                  </w:rPr>
                </w:pPr>
                <w:r w:rsidRPr="00DF673D">
                  <w:rPr>
                    <w:rFonts w:ascii="Calibri" w:eastAsia="Calibri" w:hAnsi="Calibri" w:cs="Calibri"/>
                    <w:b/>
                    <w:spacing w:val="-2"/>
                    <w:kern w:val="0"/>
                    <w:sz w:val="18"/>
                    <w:szCs w:val="18"/>
                    <w:lang w:val="en-US"/>
                    <w14:ligatures w14:val="none"/>
                  </w:rPr>
                  <w:t>Assessment</w:t>
                </w:r>
              </w:p>
              <w:p w14:paraId="56001285" w14:textId="77777777" w:rsidR="00DF673D" w:rsidRPr="00DF673D" w:rsidRDefault="00DF673D" w:rsidP="00DF673D">
                <w:pPr>
                  <w:widowControl w:val="0"/>
                  <w:autoSpaceDE w:val="0"/>
                  <w:autoSpaceDN w:val="0"/>
                  <w:spacing w:before="19" w:after="0" w:line="247" w:lineRule="exact"/>
                  <w:ind w:left="112"/>
                  <w:rPr>
                    <w:rFonts w:ascii="Calibri" w:eastAsia="Calibri" w:hAnsi="Calibri" w:cs="Calibri"/>
                    <w:b/>
                    <w:kern w:val="0"/>
                    <w:sz w:val="18"/>
                    <w:szCs w:val="18"/>
                    <w:lang w:val="en-US"/>
                    <w14:ligatures w14:val="none"/>
                  </w:rPr>
                </w:pPr>
                <w:r w:rsidRPr="00DF673D">
                  <w:rPr>
                    <w:rFonts w:ascii="Calibri" w:eastAsia="Calibri" w:hAnsi="Calibri" w:cs="Calibri"/>
                    <w:b/>
                    <w:spacing w:val="-2"/>
                    <w:kern w:val="0"/>
                    <w:sz w:val="18"/>
                    <w:szCs w:val="18"/>
                    <w:lang w:val="en-US"/>
                    <w14:ligatures w14:val="none"/>
                  </w:rPr>
                  <w:t>Weighting</w:t>
                </w:r>
              </w:p>
            </w:tc>
            <w:tc>
              <w:tcPr>
                <w:tcW w:w="7589" w:type="dxa"/>
                <w:gridSpan w:val="3"/>
                <w:tcBorders>
                  <w:top w:val="single" w:sz="6" w:space="0" w:color="000000"/>
                  <w:left w:val="single" w:sz="6" w:space="0" w:color="000000"/>
                  <w:bottom w:val="single" w:sz="6" w:space="0" w:color="000000"/>
                  <w:right w:val="single" w:sz="6" w:space="0" w:color="000000"/>
                </w:tcBorders>
                <w:hideMark/>
              </w:tcPr>
              <w:p w14:paraId="5BD35081" w14:textId="77777777" w:rsidR="00DF673D" w:rsidRPr="00DF673D" w:rsidRDefault="00DF673D" w:rsidP="00DF673D">
                <w:pPr>
                  <w:widowControl w:val="0"/>
                  <w:autoSpaceDE w:val="0"/>
                  <w:autoSpaceDN w:val="0"/>
                  <w:spacing w:before="172" w:after="0" w:line="240" w:lineRule="auto"/>
                  <w:ind w:left="110"/>
                  <w:rPr>
                    <w:rFonts w:ascii="Calibri" w:eastAsia="Calibri" w:hAnsi="Calibri" w:cs="Calibri"/>
                    <w:kern w:val="0"/>
                    <w:sz w:val="18"/>
                    <w:szCs w:val="18"/>
                    <w:lang w:val="en-US"/>
                    <w14:ligatures w14:val="none"/>
                  </w:rPr>
                </w:pPr>
                <w:r w:rsidRPr="00DF673D">
                  <w:rPr>
                    <w:rFonts w:ascii="Calibri" w:eastAsia="Calibri" w:hAnsi="Calibri" w:cs="Calibri"/>
                    <w:spacing w:val="-5"/>
                    <w:kern w:val="0"/>
                    <w:sz w:val="18"/>
                    <w:szCs w:val="18"/>
                    <w:lang w:val="en-US"/>
                    <w14:ligatures w14:val="none"/>
                  </w:rPr>
                  <w:t>65%</w:t>
                </w:r>
              </w:p>
            </w:tc>
          </w:tr>
          <w:tr w:rsidR="00DF673D" w:rsidRPr="00DF673D" w14:paraId="2515F73D" w14:textId="77777777">
            <w:trPr>
              <w:trHeight w:val="488"/>
            </w:trPr>
            <w:tc>
              <w:tcPr>
                <w:tcW w:w="1786" w:type="dxa"/>
                <w:tcBorders>
                  <w:top w:val="single" w:sz="6" w:space="0" w:color="000000"/>
                  <w:left w:val="single" w:sz="6" w:space="0" w:color="000000"/>
                  <w:bottom w:val="single" w:sz="6" w:space="0" w:color="000000"/>
                  <w:right w:val="single" w:sz="6" w:space="0" w:color="000000"/>
                </w:tcBorders>
                <w:shd w:val="clear" w:color="auto" w:fill="BCD5ED"/>
                <w:hideMark/>
              </w:tcPr>
              <w:p w14:paraId="0C327CB0" w14:textId="77777777" w:rsidR="00DF673D" w:rsidRPr="00DF673D" w:rsidRDefault="00DF673D" w:rsidP="00DF673D">
                <w:pPr>
                  <w:widowControl w:val="0"/>
                  <w:autoSpaceDE w:val="0"/>
                  <w:autoSpaceDN w:val="0"/>
                  <w:spacing w:before="136" w:after="0" w:line="240" w:lineRule="auto"/>
                  <w:ind w:left="112"/>
                  <w:rPr>
                    <w:rFonts w:ascii="Calibri" w:eastAsia="Calibri" w:hAnsi="Calibri" w:cs="Calibri"/>
                    <w:b/>
                    <w:kern w:val="0"/>
                    <w:sz w:val="18"/>
                    <w:szCs w:val="18"/>
                    <w:lang w:val="en-US"/>
                    <w14:ligatures w14:val="none"/>
                  </w:rPr>
                </w:pPr>
                <w:r w:rsidRPr="00DF673D">
                  <w:rPr>
                    <w:rFonts w:ascii="Calibri" w:eastAsia="Calibri" w:hAnsi="Calibri" w:cs="Calibri"/>
                    <w:b/>
                    <w:kern w:val="0"/>
                    <w:sz w:val="18"/>
                    <w:szCs w:val="18"/>
                    <w:lang w:val="en-US"/>
                    <w14:ligatures w14:val="none"/>
                  </w:rPr>
                  <w:t>Total</w:t>
                </w:r>
                <w:r w:rsidRPr="00DF673D">
                  <w:rPr>
                    <w:rFonts w:ascii="Calibri" w:eastAsia="Calibri" w:hAnsi="Calibri" w:cs="Calibri"/>
                    <w:b/>
                    <w:spacing w:val="-5"/>
                    <w:kern w:val="0"/>
                    <w:sz w:val="18"/>
                    <w:szCs w:val="18"/>
                    <w:lang w:val="en-US"/>
                    <w14:ligatures w14:val="none"/>
                  </w:rPr>
                  <w:t xml:space="preserve"> </w:t>
                </w:r>
                <w:r w:rsidRPr="00DF673D">
                  <w:rPr>
                    <w:rFonts w:ascii="Calibri" w:eastAsia="Calibri" w:hAnsi="Calibri" w:cs="Calibri"/>
                    <w:b/>
                    <w:spacing w:val="-2"/>
                    <w:kern w:val="0"/>
                    <w:sz w:val="18"/>
                    <w:szCs w:val="18"/>
                    <w:lang w:val="en-US"/>
                    <w14:ligatures w14:val="none"/>
                  </w:rPr>
                  <w:t>Marks</w:t>
                </w:r>
              </w:p>
            </w:tc>
            <w:tc>
              <w:tcPr>
                <w:tcW w:w="7589" w:type="dxa"/>
                <w:gridSpan w:val="3"/>
                <w:tcBorders>
                  <w:top w:val="single" w:sz="6" w:space="0" w:color="000000"/>
                  <w:left w:val="single" w:sz="6" w:space="0" w:color="000000"/>
                  <w:bottom w:val="single" w:sz="6" w:space="0" w:color="000000"/>
                  <w:right w:val="single" w:sz="6" w:space="0" w:color="000000"/>
                </w:tcBorders>
                <w:hideMark/>
              </w:tcPr>
              <w:p w14:paraId="07E631ED" w14:textId="77777777" w:rsidR="00DF673D" w:rsidRPr="00DF673D" w:rsidRDefault="00DF673D" w:rsidP="00DF673D">
                <w:pPr>
                  <w:widowControl w:val="0"/>
                  <w:autoSpaceDE w:val="0"/>
                  <w:autoSpaceDN w:val="0"/>
                  <w:spacing w:before="136" w:after="0" w:line="240" w:lineRule="auto"/>
                  <w:ind w:left="110"/>
                  <w:rPr>
                    <w:rFonts w:ascii="Calibri" w:eastAsia="Calibri" w:hAnsi="Calibri" w:cs="Calibri"/>
                    <w:kern w:val="0"/>
                    <w:sz w:val="18"/>
                    <w:szCs w:val="18"/>
                    <w:lang w:val="en-US"/>
                    <w14:ligatures w14:val="none"/>
                  </w:rPr>
                </w:pPr>
                <w:r w:rsidRPr="00DF673D">
                  <w:rPr>
                    <w:rFonts w:ascii="Calibri" w:eastAsia="Calibri" w:hAnsi="Calibri" w:cs="Calibri"/>
                    <w:spacing w:val="-5"/>
                    <w:kern w:val="0"/>
                    <w:sz w:val="18"/>
                    <w:szCs w:val="18"/>
                    <w:lang w:val="en-US"/>
                    <w14:ligatures w14:val="none"/>
                  </w:rPr>
                  <w:t>100</w:t>
                </w:r>
              </w:p>
            </w:tc>
          </w:tr>
        </w:tbl>
        <w:p w14:paraId="56BAA418" w14:textId="77777777" w:rsidR="00DF673D" w:rsidRPr="00DF673D" w:rsidRDefault="00DF673D" w:rsidP="00DF673D">
          <w:pPr>
            <w:rPr>
              <w:sz w:val="18"/>
              <w:szCs w:val="18"/>
              <w:lang w:val="en-US"/>
            </w:rPr>
          </w:pPr>
          <w:r w:rsidRPr="00DF673D">
            <w:rPr>
              <w:sz w:val="18"/>
              <w:szCs w:val="18"/>
              <w:lang w:val="en-US"/>
            </w:rPr>
            <w:t>Student Declaration:</w:t>
          </w:r>
        </w:p>
        <w:p w14:paraId="51360AC1" w14:textId="77777777" w:rsidR="00DF673D" w:rsidRPr="00DF673D" w:rsidRDefault="00DF673D" w:rsidP="00DF673D">
          <w:pPr>
            <w:widowControl w:val="0"/>
            <w:autoSpaceDE w:val="0"/>
            <w:autoSpaceDN w:val="0"/>
            <w:spacing w:before="161" w:after="0" w:line="240" w:lineRule="auto"/>
            <w:ind w:left="100"/>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I</w:t>
          </w:r>
          <w:r w:rsidRPr="00DF673D">
            <w:rPr>
              <w:rFonts w:ascii="Calibri" w:eastAsia="Calibri" w:hAnsi="Calibri" w:cs="Calibri"/>
              <w:spacing w:val="-4"/>
              <w:kern w:val="0"/>
              <w:sz w:val="16"/>
              <w:szCs w:val="18"/>
              <w:lang w:val="en-US"/>
              <w14:ligatures w14:val="none"/>
            </w:rPr>
            <w:t xml:space="preserve"> </w:t>
          </w:r>
          <w:r w:rsidRPr="00DF673D">
            <w:rPr>
              <w:rFonts w:ascii="Calibri" w:eastAsia="Calibri" w:hAnsi="Calibri" w:cs="Calibri"/>
              <w:kern w:val="0"/>
              <w:sz w:val="16"/>
              <w:szCs w:val="18"/>
              <w:lang w:val="en-US"/>
              <w14:ligatures w14:val="none"/>
            </w:rPr>
            <w:t>declare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spacing w:val="-2"/>
              <w:kern w:val="0"/>
              <w:sz w:val="16"/>
              <w:szCs w:val="18"/>
              <w:lang w:val="en-US"/>
              <w14:ligatures w14:val="none"/>
            </w:rPr>
            <w:t>that:</w:t>
          </w:r>
        </w:p>
        <w:p w14:paraId="21476662" w14:textId="77777777" w:rsidR="00DF673D" w:rsidRPr="00DF673D" w:rsidRDefault="00DF673D" w:rsidP="00DF673D">
          <w:pPr>
            <w:widowControl w:val="0"/>
            <w:numPr>
              <w:ilvl w:val="0"/>
              <w:numId w:val="36"/>
            </w:numPr>
            <w:tabs>
              <w:tab w:val="left" w:pos="461"/>
            </w:tabs>
            <w:autoSpaceDE w:val="0"/>
            <w:autoSpaceDN w:val="0"/>
            <w:spacing w:before="36" w:after="0" w:line="276" w:lineRule="auto"/>
            <w:ind w:right="31"/>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I</w:t>
          </w:r>
          <w:r w:rsidRPr="00DF673D">
            <w:rPr>
              <w:rFonts w:ascii="Calibri" w:eastAsia="Calibri" w:hAnsi="Calibri" w:cs="Calibri"/>
              <w:spacing w:val="-1"/>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have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read</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New</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Zealand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School</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of</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Education</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Ltd</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policies</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regulations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on</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assessments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understand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what plagiarism is.</w:t>
          </w:r>
        </w:p>
        <w:p w14:paraId="4B2F7007" w14:textId="77777777" w:rsidR="00DF673D" w:rsidRPr="00DF673D" w:rsidRDefault="00DF673D" w:rsidP="00DF673D">
          <w:pPr>
            <w:widowControl w:val="0"/>
            <w:numPr>
              <w:ilvl w:val="0"/>
              <w:numId w:val="36"/>
            </w:numPr>
            <w:tabs>
              <w:tab w:val="left" w:pos="475"/>
            </w:tabs>
            <w:autoSpaceDE w:val="0"/>
            <w:autoSpaceDN w:val="0"/>
            <w:spacing w:before="1" w:after="0" w:line="276" w:lineRule="auto"/>
            <w:ind w:right="1367"/>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I</w:t>
          </w:r>
          <w:r w:rsidRPr="00DF673D">
            <w:rPr>
              <w:rFonts w:ascii="Calibri" w:eastAsia="Calibri" w:hAnsi="Calibri" w:cs="Calibri"/>
              <w:spacing w:val="11"/>
              <w:kern w:val="0"/>
              <w:sz w:val="16"/>
              <w:szCs w:val="18"/>
              <w:lang w:val="en-US"/>
              <w14:ligatures w14:val="none"/>
            </w:rPr>
            <w:t xml:space="preserve"> </w:t>
          </w:r>
          <w:r w:rsidRPr="00DF673D">
            <w:rPr>
              <w:rFonts w:ascii="Calibri" w:eastAsia="Calibri" w:hAnsi="Calibri" w:cs="Calibri"/>
              <w:kern w:val="0"/>
              <w:sz w:val="16"/>
              <w:szCs w:val="18"/>
              <w:lang w:val="en-US"/>
              <w14:ligatures w14:val="none"/>
            </w:rPr>
            <w:t>am</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aware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of</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penalties</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for</w:t>
          </w:r>
          <w:r w:rsidRPr="00DF673D">
            <w:rPr>
              <w:rFonts w:ascii="Calibri" w:eastAsia="Calibri" w:hAnsi="Calibri" w:cs="Calibri"/>
              <w:spacing w:val="-4"/>
              <w:kern w:val="0"/>
              <w:sz w:val="16"/>
              <w:szCs w:val="18"/>
              <w:lang w:val="en-US"/>
              <w14:ligatures w14:val="none"/>
            </w:rPr>
            <w:t xml:space="preserve"> </w:t>
          </w:r>
          <w:r w:rsidRPr="00DF673D">
            <w:rPr>
              <w:rFonts w:ascii="Calibri" w:eastAsia="Calibri" w:hAnsi="Calibri" w:cs="Calibri"/>
              <w:kern w:val="0"/>
              <w:sz w:val="16"/>
              <w:szCs w:val="18"/>
              <w:lang w:val="en-US"/>
              <w14:ligatures w14:val="none"/>
            </w:rPr>
            <w:t>cheating</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plagiarism</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as</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laid</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down</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by</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New</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Zealand</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School</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of Education</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Ltd.</w:t>
          </w:r>
        </w:p>
        <w:p w14:paraId="75E99FBF" w14:textId="77777777" w:rsidR="00DF673D" w:rsidRPr="00DF673D" w:rsidRDefault="00DF673D" w:rsidP="00DF673D">
          <w:pPr>
            <w:widowControl w:val="0"/>
            <w:numPr>
              <w:ilvl w:val="0"/>
              <w:numId w:val="36"/>
            </w:numPr>
            <w:tabs>
              <w:tab w:val="left" w:pos="475"/>
            </w:tabs>
            <w:autoSpaceDE w:val="0"/>
            <w:autoSpaceDN w:val="0"/>
            <w:spacing w:after="0" w:line="240" w:lineRule="auto"/>
            <w:ind w:left="475" w:hanging="375"/>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This</w:t>
          </w:r>
          <w:r w:rsidRPr="00DF673D">
            <w:rPr>
              <w:rFonts w:ascii="Calibri" w:eastAsia="Calibri" w:hAnsi="Calibri" w:cs="Calibri"/>
              <w:spacing w:val="-10"/>
              <w:kern w:val="0"/>
              <w:sz w:val="16"/>
              <w:szCs w:val="18"/>
              <w:lang w:val="en-US"/>
              <w14:ligatures w14:val="none"/>
            </w:rPr>
            <w:t xml:space="preserve"> </w:t>
          </w:r>
          <w:r w:rsidRPr="00DF673D">
            <w:rPr>
              <w:rFonts w:ascii="Calibri" w:eastAsia="Calibri" w:hAnsi="Calibri" w:cs="Calibri"/>
              <w:kern w:val="0"/>
              <w:sz w:val="16"/>
              <w:szCs w:val="18"/>
              <w:lang w:val="en-US"/>
              <w14:ligatures w14:val="none"/>
            </w:rPr>
            <w:t>is</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original</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assessment</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is</w:t>
          </w:r>
          <w:r w:rsidRPr="00DF673D">
            <w:rPr>
              <w:rFonts w:ascii="Calibri" w:eastAsia="Calibri" w:hAnsi="Calibri" w:cs="Calibri"/>
              <w:spacing w:val="-10"/>
              <w:kern w:val="0"/>
              <w:sz w:val="16"/>
              <w:szCs w:val="18"/>
              <w:lang w:val="en-US"/>
              <w14:ligatures w14:val="none"/>
            </w:rPr>
            <w:t xml:space="preserve"> </w:t>
          </w:r>
          <w:r w:rsidRPr="00DF673D">
            <w:rPr>
              <w:rFonts w:ascii="Calibri" w:eastAsia="Calibri" w:hAnsi="Calibri" w:cs="Calibri"/>
              <w:kern w:val="0"/>
              <w:sz w:val="16"/>
              <w:szCs w:val="18"/>
              <w:lang w:val="en-US"/>
              <w14:ligatures w14:val="none"/>
            </w:rPr>
            <w:t>entirely</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my</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own</w:t>
          </w:r>
          <w:r w:rsidRPr="00DF673D">
            <w:rPr>
              <w:rFonts w:ascii="Calibri" w:eastAsia="Calibri" w:hAnsi="Calibri" w:cs="Calibri"/>
              <w:spacing w:val="-10"/>
              <w:kern w:val="0"/>
              <w:sz w:val="16"/>
              <w:szCs w:val="18"/>
              <w:lang w:val="en-US"/>
              <w14:ligatures w14:val="none"/>
            </w:rPr>
            <w:t xml:space="preserve"> </w:t>
          </w:r>
          <w:r w:rsidRPr="00DF673D">
            <w:rPr>
              <w:rFonts w:ascii="Calibri" w:eastAsia="Calibri" w:hAnsi="Calibri" w:cs="Calibri"/>
              <w:spacing w:val="-4"/>
              <w:kern w:val="0"/>
              <w:sz w:val="16"/>
              <w:szCs w:val="18"/>
              <w:lang w:val="en-US"/>
              <w14:ligatures w14:val="none"/>
            </w:rPr>
            <w:t>work.</w:t>
          </w:r>
        </w:p>
        <w:p w14:paraId="1EA24F1C" w14:textId="77777777" w:rsidR="00DF673D" w:rsidRPr="00DF673D" w:rsidRDefault="00DF673D" w:rsidP="00DF673D">
          <w:pPr>
            <w:widowControl w:val="0"/>
            <w:numPr>
              <w:ilvl w:val="0"/>
              <w:numId w:val="36"/>
            </w:numPr>
            <w:tabs>
              <w:tab w:val="left" w:pos="475"/>
            </w:tabs>
            <w:autoSpaceDE w:val="0"/>
            <w:autoSpaceDN w:val="0"/>
            <w:spacing w:before="37" w:after="0" w:line="240" w:lineRule="auto"/>
            <w:ind w:left="475" w:hanging="375"/>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Where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I</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have</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quoted</w:t>
          </w:r>
          <w:r w:rsidRPr="00DF673D">
            <w:rPr>
              <w:rFonts w:ascii="Calibri" w:eastAsia="Calibri" w:hAnsi="Calibri" w:cs="Calibri"/>
              <w:spacing w:val="-1"/>
              <w:kern w:val="0"/>
              <w:sz w:val="16"/>
              <w:szCs w:val="18"/>
              <w:lang w:val="en-US"/>
              <w14:ligatures w14:val="none"/>
            </w:rPr>
            <w:t xml:space="preserve"> </w:t>
          </w:r>
          <w:r w:rsidRPr="00DF673D">
            <w:rPr>
              <w:rFonts w:ascii="Calibri" w:eastAsia="Calibri" w:hAnsi="Calibri" w:cs="Calibri"/>
              <w:kern w:val="0"/>
              <w:sz w:val="16"/>
              <w:szCs w:val="18"/>
              <w:lang w:val="en-US"/>
              <w14:ligatures w14:val="none"/>
            </w:rPr>
            <w:t>or</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made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use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of</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ideas</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of</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other</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writers,</w:t>
          </w:r>
          <w:r w:rsidRPr="00DF673D">
            <w:rPr>
              <w:rFonts w:ascii="Calibri" w:eastAsia="Calibri" w:hAnsi="Calibri" w:cs="Calibri"/>
              <w:spacing w:val="-4"/>
              <w:kern w:val="0"/>
              <w:sz w:val="16"/>
              <w:szCs w:val="18"/>
              <w:lang w:val="en-US"/>
              <w14:ligatures w14:val="none"/>
            </w:rPr>
            <w:t xml:space="preserve"> </w:t>
          </w:r>
          <w:r w:rsidRPr="00DF673D">
            <w:rPr>
              <w:rFonts w:ascii="Calibri" w:eastAsia="Calibri" w:hAnsi="Calibri" w:cs="Calibri"/>
              <w:kern w:val="0"/>
              <w:sz w:val="16"/>
              <w:szCs w:val="18"/>
              <w:lang w:val="en-US"/>
              <w14:ligatures w14:val="none"/>
            </w:rPr>
            <w:t>I</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have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acknowledged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the</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spacing w:val="-2"/>
              <w:kern w:val="0"/>
              <w:sz w:val="16"/>
              <w:szCs w:val="18"/>
              <w:lang w:val="en-US"/>
              <w14:ligatures w14:val="none"/>
            </w:rPr>
            <w:t>source.</w:t>
          </w:r>
        </w:p>
        <w:p w14:paraId="53C1AE3A" w14:textId="77777777" w:rsidR="00DF673D" w:rsidRPr="00DF673D" w:rsidRDefault="00DF673D" w:rsidP="00DF673D">
          <w:pPr>
            <w:widowControl w:val="0"/>
            <w:numPr>
              <w:ilvl w:val="0"/>
              <w:numId w:val="36"/>
            </w:numPr>
            <w:tabs>
              <w:tab w:val="left" w:pos="461"/>
            </w:tabs>
            <w:autoSpaceDE w:val="0"/>
            <w:autoSpaceDN w:val="0"/>
            <w:spacing w:before="36" w:after="0" w:line="276" w:lineRule="auto"/>
            <w:ind w:right="691"/>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This</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assessment</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been</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prepared</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exclusively</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for</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this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course</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not</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been</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or</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will</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not</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submitted</w:t>
          </w:r>
          <w:r w:rsidRPr="00DF673D">
            <w:rPr>
              <w:rFonts w:ascii="Calibri" w:eastAsia="Calibri" w:hAnsi="Calibri" w:cs="Calibri"/>
              <w:spacing w:val="-1"/>
              <w:kern w:val="0"/>
              <w:sz w:val="16"/>
              <w:szCs w:val="18"/>
              <w:lang w:val="en-US"/>
              <w14:ligatures w14:val="none"/>
            </w:rPr>
            <w:t xml:space="preserve"> </w:t>
          </w:r>
          <w:r w:rsidRPr="00DF673D">
            <w:rPr>
              <w:rFonts w:ascii="Calibri" w:eastAsia="Calibri" w:hAnsi="Calibri" w:cs="Calibri"/>
              <w:kern w:val="0"/>
              <w:sz w:val="16"/>
              <w:szCs w:val="18"/>
              <w:lang w:val="en-US"/>
              <w14:ligatures w14:val="none"/>
            </w:rPr>
            <w:t xml:space="preserve">as assessed work </w:t>
          </w:r>
          <w:proofErr w:type="gramStart"/>
          <w:r w:rsidRPr="00DF673D">
            <w:rPr>
              <w:rFonts w:ascii="Calibri" w:eastAsia="Calibri" w:hAnsi="Calibri" w:cs="Calibri"/>
              <w:kern w:val="0"/>
              <w:sz w:val="16"/>
              <w:szCs w:val="18"/>
              <w:lang w:val="en-US"/>
              <w14:ligatures w14:val="none"/>
            </w:rPr>
            <w:t>in</w:t>
          </w:r>
          <w:proofErr w:type="gramEnd"/>
          <w:r w:rsidRPr="00DF673D">
            <w:rPr>
              <w:rFonts w:ascii="Calibri" w:eastAsia="Calibri" w:hAnsi="Calibri" w:cs="Calibri"/>
              <w:kern w:val="0"/>
              <w:sz w:val="16"/>
              <w:szCs w:val="18"/>
              <w:lang w:val="en-US"/>
              <w14:ligatures w14:val="none"/>
            </w:rPr>
            <w:t xml:space="preserve"> any other course.</w:t>
          </w:r>
        </w:p>
        <w:p w14:paraId="4845C4BB" w14:textId="77777777" w:rsidR="00DF673D" w:rsidRPr="00DF673D" w:rsidRDefault="00DF673D" w:rsidP="00DF673D">
          <w:pPr>
            <w:widowControl w:val="0"/>
            <w:numPr>
              <w:ilvl w:val="0"/>
              <w:numId w:val="36"/>
            </w:numPr>
            <w:tabs>
              <w:tab w:val="left" w:pos="461"/>
            </w:tabs>
            <w:autoSpaceDE w:val="0"/>
            <w:autoSpaceDN w:val="0"/>
            <w:spacing w:after="0" w:line="276" w:lineRule="auto"/>
            <w:ind w:right="1017"/>
            <w:rPr>
              <w:rFonts w:ascii="Calibri" w:eastAsia="Calibri" w:hAnsi="Calibri" w:cs="Calibri"/>
              <w:kern w:val="0"/>
              <w:sz w:val="16"/>
              <w:szCs w:val="18"/>
              <w:lang w:val="en-US"/>
              <w14:ligatures w14:val="none"/>
            </w:rPr>
          </w:pPr>
          <w:r w:rsidRPr="00DF673D">
            <w:rPr>
              <w:rFonts w:ascii="Calibri" w:eastAsia="Calibri" w:hAnsi="Calibri" w:cs="Calibri"/>
              <w:kern w:val="0"/>
              <w:sz w:val="16"/>
              <w:szCs w:val="18"/>
              <w:lang w:val="en-US"/>
              <w14:ligatures w14:val="none"/>
            </w:rPr>
            <w:t>It</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has</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been</w:t>
          </w:r>
          <w:r w:rsidRPr="00DF673D">
            <w:rPr>
              <w:rFonts w:ascii="Calibri" w:eastAsia="Calibri" w:hAnsi="Calibri" w:cs="Calibri"/>
              <w:spacing w:val="-6"/>
              <w:kern w:val="0"/>
              <w:sz w:val="16"/>
              <w:szCs w:val="18"/>
              <w:lang w:val="en-US"/>
              <w14:ligatures w14:val="none"/>
            </w:rPr>
            <w:t xml:space="preserve"> </w:t>
          </w:r>
          <w:r w:rsidRPr="00DF673D">
            <w:rPr>
              <w:rFonts w:ascii="Calibri" w:eastAsia="Calibri" w:hAnsi="Calibri" w:cs="Calibri"/>
              <w:kern w:val="0"/>
              <w:sz w:val="16"/>
              <w:szCs w:val="18"/>
              <w:lang w:val="en-US"/>
              <w14:ligatures w14:val="none"/>
            </w:rPr>
            <w:t>explained</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to</w:t>
          </w:r>
          <w:r w:rsidRPr="00DF673D">
            <w:rPr>
              <w:rFonts w:ascii="Calibri" w:eastAsia="Calibri" w:hAnsi="Calibri" w:cs="Calibri"/>
              <w:spacing w:val="-12"/>
              <w:kern w:val="0"/>
              <w:sz w:val="16"/>
              <w:szCs w:val="18"/>
              <w:lang w:val="en-US"/>
              <w14:ligatures w14:val="none"/>
            </w:rPr>
            <w:t xml:space="preserve"> </w:t>
          </w:r>
          <w:r w:rsidRPr="00DF673D">
            <w:rPr>
              <w:rFonts w:ascii="Calibri" w:eastAsia="Calibri" w:hAnsi="Calibri" w:cs="Calibri"/>
              <w:kern w:val="0"/>
              <w:sz w:val="16"/>
              <w:szCs w:val="18"/>
              <w:lang w:val="en-US"/>
              <w14:ligatures w14:val="none"/>
            </w:rPr>
            <w:t>me</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that</w:t>
          </w:r>
          <w:r w:rsidRPr="00DF673D">
            <w:rPr>
              <w:rFonts w:ascii="Calibri" w:eastAsia="Calibri" w:hAnsi="Calibri" w:cs="Calibri"/>
              <w:spacing w:val="-3"/>
              <w:kern w:val="0"/>
              <w:sz w:val="16"/>
              <w:szCs w:val="18"/>
              <w:lang w:val="en-US"/>
              <w14:ligatures w14:val="none"/>
            </w:rPr>
            <w:t xml:space="preserve"> </w:t>
          </w:r>
          <w:r w:rsidRPr="00DF673D">
            <w:rPr>
              <w:rFonts w:ascii="Calibri" w:eastAsia="Calibri" w:hAnsi="Calibri" w:cs="Calibri"/>
              <w:kern w:val="0"/>
              <w:sz w:val="16"/>
              <w:szCs w:val="18"/>
              <w:lang w:val="en-US"/>
              <w14:ligatures w14:val="none"/>
            </w:rPr>
            <w:t>this</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assessment</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may</w:t>
          </w:r>
          <w:r w:rsidRPr="00DF673D">
            <w:rPr>
              <w:rFonts w:ascii="Calibri" w:eastAsia="Calibri" w:hAnsi="Calibri" w:cs="Calibri"/>
              <w:spacing w:val="-7"/>
              <w:kern w:val="0"/>
              <w:sz w:val="16"/>
              <w:szCs w:val="18"/>
              <w:lang w:val="en-US"/>
              <w14:ligatures w14:val="none"/>
            </w:rPr>
            <w:t xml:space="preserve"> </w:t>
          </w:r>
          <w:r w:rsidRPr="00DF673D">
            <w:rPr>
              <w:rFonts w:ascii="Calibri" w:eastAsia="Calibri" w:hAnsi="Calibri" w:cs="Calibri"/>
              <w:kern w:val="0"/>
              <w:sz w:val="16"/>
              <w:szCs w:val="18"/>
              <w:lang w:val="en-US"/>
              <w14:ligatures w14:val="none"/>
            </w:rPr>
            <w:t>be</w:t>
          </w:r>
          <w:r w:rsidRPr="00DF673D">
            <w:rPr>
              <w:rFonts w:ascii="Calibri" w:eastAsia="Calibri" w:hAnsi="Calibri" w:cs="Calibri"/>
              <w:spacing w:val="-8"/>
              <w:kern w:val="0"/>
              <w:sz w:val="16"/>
              <w:szCs w:val="18"/>
              <w:lang w:val="en-US"/>
              <w14:ligatures w14:val="none"/>
            </w:rPr>
            <w:t xml:space="preserve"> </w:t>
          </w:r>
          <w:r w:rsidRPr="00DF673D">
            <w:rPr>
              <w:rFonts w:ascii="Calibri" w:eastAsia="Calibri" w:hAnsi="Calibri" w:cs="Calibri"/>
              <w:kern w:val="0"/>
              <w:sz w:val="16"/>
              <w:szCs w:val="18"/>
              <w:lang w:val="en-US"/>
              <w14:ligatures w14:val="none"/>
            </w:rPr>
            <w:t>used</w:t>
          </w:r>
          <w:r w:rsidRPr="00DF673D">
            <w:rPr>
              <w:rFonts w:ascii="Calibri" w:eastAsia="Calibri" w:hAnsi="Calibri" w:cs="Calibri"/>
              <w:spacing w:val="-2"/>
              <w:kern w:val="0"/>
              <w:sz w:val="16"/>
              <w:szCs w:val="18"/>
              <w:lang w:val="en-US"/>
              <w14:ligatures w14:val="none"/>
            </w:rPr>
            <w:t xml:space="preserve"> </w:t>
          </w:r>
          <w:r w:rsidRPr="00DF673D">
            <w:rPr>
              <w:rFonts w:ascii="Calibri" w:eastAsia="Calibri" w:hAnsi="Calibri" w:cs="Calibri"/>
              <w:kern w:val="0"/>
              <w:sz w:val="16"/>
              <w:szCs w:val="18"/>
              <w:lang w:val="en-US"/>
              <w14:ligatures w14:val="none"/>
            </w:rPr>
            <w:t>by</w:t>
          </w:r>
          <w:r w:rsidRPr="00DF673D">
            <w:rPr>
              <w:rFonts w:ascii="Calibri" w:eastAsia="Calibri" w:hAnsi="Calibri" w:cs="Calibri"/>
              <w:spacing w:val="-9"/>
              <w:kern w:val="0"/>
              <w:sz w:val="16"/>
              <w:szCs w:val="18"/>
              <w:lang w:val="en-US"/>
              <w14:ligatures w14:val="none"/>
            </w:rPr>
            <w:t xml:space="preserve"> </w:t>
          </w:r>
          <w:r w:rsidRPr="00DF673D">
            <w:rPr>
              <w:rFonts w:ascii="Calibri" w:eastAsia="Calibri" w:hAnsi="Calibri" w:cs="Calibri"/>
              <w:kern w:val="0"/>
              <w:sz w:val="16"/>
              <w:szCs w:val="18"/>
              <w:lang w:val="en-US"/>
              <w14:ligatures w14:val="none"/>
            </w:rPr>
            <w:t>NZSE</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Ltd,</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for</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internal</w:t>
          </w:r>
          <w:r w:rsidRPr="00DF673D">
            <w:rPr>
              <w:rFonts w:ascii="Calibri" w:eastAsia="Calibri" w:hAnsi="Calibri" w:cs="Calibri"/>
              <w:spacing w:val="-1"/>
              <w:kern w:val="0"/>
              <w:sz w:val="16"/>
              <w:szCs w:val="18"/>
              <w:lang w:val="en-US"/>
              <w14:ligatures w14:val="none"/>
            </w:rPr>
            <w:t xml:space="preserve"> </w:t>
          </w:r>
          <w:r w:rsidRPr="00DF673D">
            <w:rPr>
              <w:rFonts w:ascii="Calibri" w:eastAsia="Calibri" w:hAnsi="Calibri" w:cs="Calibri"/>
              <w:kern w:val="0"/>
              <w:sz w:val="16"/>
              <w:szCs w:val="18"/>
              <w:lang w:val="en-US"/>
              <w14:ligatures w14:val="none"/>
            </w:rPr>
            <w:t>and/or</w:t>
          </w:r>
          <w:r w:rsidRPr="00DF673D">
            <w:rPr>
              <w:rFonts w:ascii="Calibri" w:eastAsia="Calibri" w:hAnsi="Calibri" w:cs="Calibri"/>
              <w:spacing w:val="-5"/>
              <w:kern w:val="0"/>
              <w:sz w:val="16"/>
              <w:szCs w:val="18"/>
              <w:lang w:val="en-US"/>
              <w14:ligatures w14:val="none"/>
            </w:rPr>
            <w:t xml:space="preserve"> </w:t>
          </w:r>
          <w:r w:rsidRPr="00DF673D">
            <w:rPr>
              <w:rFonts w:ascii="Calibri" w:eastAsia="Calibri" w:hAnsi="Calibri" w:cs="Calibri"/>
              <w:kern w:val="0"/>
              <w:sz w:val="16"/>
              <w:szCs w:val="18"/>
              <w:lang w:val="en-US"/>
              <w14:ligatures w14:val="none"/>
            </w:rPr>
            <w:t xml:space="preserve">external </w:t>
          </w:r>
          <w:r w:rsidRPr="00DF673D">
            <w:rPr>
              <w:rFonts w:ascii="Calibri" w:eastAsia="Calibri" w:hAnsi="Calibri" w:cs="Calibri"/>
              <w:spacing w:val="-2"/>
              <w:kern w:val="0"/>
              <w:sz w:val="16"/>
              <w:szCs w:val="18"/>
              <w:lang w:val="en-US"/>
              <w14:ligatures w14:val="none"/>
            </w:rPr>
            <w:t>moderation.</w:t>
          </w:r>
        </w:p>
        <w:p w14:paraId="379915B9" w14:textId="77777777" w:rsidR="00DF673D" w:rsidRPr="00DF673D" w:rsidRDefault="00DF673D" w:rsidP="00DF673D">
          <w:pPr>
            <w:rPr>
              <w:sz w:val="18"/>
              <w:szCs w:val="18"/>
              <w:lang w:val="en-US"/>
            </w:rPr>
          </w:pPr>
          <w:r w:rsidRPr="00DF673D">
            <w:rPr>
              <w:sz w:val="18"/>
              <w:szCs w:val="18"/>
              <w:lang w:val="en-US"/>
            </w:rPr>
            <w:t>Student signature:</w:t>
          </w:r>
        </w:p>
        <w:p w14:paraId="06E3213E" w14:textId="77777777" w:rsidR="00DF673D" w:rsidRPr="00DF673D" w:rsidRDefault="00DF673D" w:rsidP="00DF673D">
          <w:pPr>
            <w:widowControl w:val="0"/>
            <w:autoSpaceDE w:val="0"/>
            <w:autoSpaceDN w:val="0"/>
            <w:spacing w:before="48" w:after="35" w:line="240" w:lineRule="auto"/>
            <w:ind w:left="100"/>
            <w:rPr>
              <w:rFonts w:ascii="Calibri" w:eastAsia="Calibri" w:hAnsi="Calibri" w:cs="Calibri"/>
              <w:b/>
              <w:kern w:val="0"/>
              <w:sz w:val="16"/>
              <w:szCs w:val="18"/>
              <w:lang w:val="en-US"/>
              <w14:ligatures w14:val="none"/>
            </w:rPr>
          </w:pPr>
          <w:r w:rsidRPr="00DF673D">
            <w:rPr>
              <w:rFonts w:ascii="Calibri" w:eastAsia="Calibri" w:hAnsi="Calibri" w:cs="Calibri"/>
              <w:b/>
              <w:spacing w:val="-2"/>
              <w:kern w:val="0"/>
              <w:sz w:val="16"/>
              <w:szCs w:val="18"/>
              <w:lang w:val="en-US"/>
              <w14:ligatures w14:val="none"/>
            </w:rPr>
            <w:t>Date:</w:t>
          </w: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79"/>
            <w:gridCol w:w="1513"/>
            <w:gridCol w:w="712"/>
            <w:gridCol w:w="1317"/>
            <w:gridCol w:w="1890"/>
          </w:tblGrid>
          <w:tr w:rsidR="00DF673D" w:rsidRPr="00DF673D" w14:paraId="6D8F73BD" w14:textId="77777777">
            <w:trPr>
              <w:trHeight w:val="392"/>
            </w:trPr>
            <w:tc>
              <w:tcPr>
                <w:tcW w:w="9011" w:type="dxa"/>
                <w:gridSpan w:val="5"/>
                <w:tcBorders>
                  <w:top w:val="single" w:sz="6" w:space="0" w:color="000000"/>
                  <w:left w:val="single" w:sz="6" w:space="0" w:color="000000"/>
                  <w:bottom w:val="single" w:sz="6" w:space="0" w:color="000000"/>
                  <w:right w:val="single" w:sz="6" w:space="0" w:color="000000"/>
                </w:tcBorders>
                <w:shd w:val="clear" w:color="auto" w:fill="BCD5ED"/>
                <w:hideMark/>
              </w:tcPr>
              <w:p w14:paraId="527F027E" w14:textId="77777777" w:rsidR="00DF673D" w:rsidRPr="00DF673D" w:rsidRDefault="00DF673D" w:rsidP="00DF673D">
                <w:pPr>
                  <w:widowControl w:val="0"/>
                  <w:autoSpaceDE w:val="0"/>
                  <w:autoSpaceDN w:val="0"/>
                  <w:spacing w:before="2" w:after="0" w:line="240" w:lineRule="auto"/>
                  <w:ind w:left="112"/>
                  <w:rPr>
                    <w:rFonts w:ascii="Calibri" w:eastAsia="Calibri" w:hAnsi="Calibri" w:cs="Calibri"/>
                    <w:b/>
                    <w:kern w:val="0"/>
                    <w:sz w:val="22"/>
                    <w:szCs w:val="18"/>
                    <w:lang w:val="en-US"/>
                    <w14:ligatures w14:val="none"/>
                  </w:rPr>
                </w:pPr>
                <w:r w:rsidRPr="00DF673D">
                  <w:rPr>
                    <w:rFonts w:ascii="Calibri" w:eastAsia="Calibri" w:hAnsi="Calibri" w:cs="Calibri"/>
                    <w:b/>
                    <w:kern w:val="0"/>
                    <w:sz w:val="22"/>
                    <w:szCs w:val="18"/>
                    <w:lang w:val="en-US"/>
                    <w14:ligatures w14:val="none"/>
                  </w:rPr>
                  <w:t>Assessor</w:t>
                </w:r>
                <w:r w:rsidRPr="00DF673D">
                  <w:rPr>
                    <w:rFonts w:ascii="Calibri" w:eastAsia="Calibri" w:hAnsi="Calibri" w:cs="Calibri"/>
                    <w:b/>
                    <w:spacing w:val="-4"/>
                    <w:kern w:val="0"/>
                    <w:sz w:val="22"/>
                    <w:szCs w:val="18"/>
                    <w:lang w:val="en-US"/>
                    <w14:ligatures w14:val="none"/>
                  </w:rPr>
                  <w:t xml:space="preserve"> </w:t>
                </w:r>
                <w:r w:rsidRPr="00DF673D">
                  <w:rPr>
                    <w:rFonts w:ascii="Calibri" w:eastAsia="Calibri" w:hAnsi="Calibri" w:cs="Calibri"/>
                    <w:b/>
                    <w:kern w:val="0"/>
                    <w:sz w:val="22"/>
                    <w:szCs w:val="18"/>
                    <w:lang w:val="en-US"/>
                    <w14:ligatures w14:val="none"/>
                  </w:rPr>
                  <w:t>only</w:t>
                </w:r>
                <w:r w:rsidRPr="00DF673D">
                  <w:rPr>
                    <w:rFonts w:ascii="Calibri" w:eastAsia="Calibri" w:hAnsi="Calibri" w:cs="Calibri"/>
                    <w:b/>
                    <w:spacing w:val="-4"/>
                    <w:kern w:val="0"/>
                    <w:sz w:val="22"/>
                    <w:szCs w:val="18"/>
                    <w:lang w:val="en-US"/>
                    <w14:ligatures w14:val="none"/>
                  </w:rPr>
                  <w:t xml:space="preserve"> </w:t>
                </w:r>
                <w:r w:rsidRPr="00DF673D">
                  <w:rPr>
                    <w:rFonts w:ascii="Calibri" w:eastAsia="Calibri" w:hAnsi="Calibri" w:cs="Calibri"/>
                    <w:b/>
                    <w:kern w:val="0"/>
                    <w:sz w:val="22"/>
                    <w:szCs w:val="18"/>
                    <w:lang w:val="en-US"/>
                    <w14:ligatures w14:val="none"/>
                  </w:rPr>
                  <w:t>to</w:t>
                </w:r>
                <w:r w:rsidRPr="00DF673D">
                  <w:rPr>
                    <w:rFonts w:ascii="Calibri" w:eastAsia="Calibri" w:hAnsi="Calibri" w:cs="Calibri"/>
                    <w:b/>
                    <w:spacing w:val="-2"/>
                    <w:kern w:val="0"/>
                    <w:sz w:val="22"/>
                    <w:szCs w:val="18"/>
                    <w:lang w:val="en-US"/>
                    <w14:ligatures w14:val="none"/>
                  </w:rPr>
                  <w:t xml:space="preserve"> complete:</w:t>
                </w:r>
              </w:p>
            </w:tc>
          </w:tr>
          <w:tr w:rsidR="00DF673D" w:rsidRPr="00DF673D" w14:paraId="4D76E08A" w14:textId="77777777">
            <w:trPr>
              <w:trHeight w:val="597"/>
            </w:trPr>
            <w:tc>
              <w:tcPr>
                <w:tcW w:w="3579" w:type="dxa"/>
                <w:vMerge w:val="restart"/>
                <w:tcBorders>
                  <w:top w:val="single" w:sz="4" w:space="0" w:color="000000"/>
                  <w:left w:val="nil"/>
                  <w:bottom w:val="single" w:sz="4" w:space="0" w:color="000000"/>
                  <w:right w:val="single" w:sz="4" w:space="0" w:color="000000"/>
                </w:tcBorders>
                <w:shd w:val="clear" w:color="auto" w:fill="BCD5ED"/>
              </w:tcPr>
              <w:p w14:paraId="3357FCF1" w14:textId="77777777" w:rsidR="00DF673D" w:rsidRPr="00DF673D" w:rsidRDefault="00DF673D" w:rsidP="00DF673D">
                <w:pPr>
                  <w:widowControl w:val="0"/>
                  <w:autoSpaceDE w:val="0"/>
                  <w:autoSpaceDN w:val="0"/>
                  <w:spacing w:before="14" w:after="0" w:line="240" w:lineRule="auto"/>
                  <w:rPr>
                    <w:rFonts w:ascii="Calibri" w:eastAsia="Calibri" w:hAnsi="Calibri" w:cs="Calibri"/>
                    <w:b/>
                    <w:kern w:val="0"/>
                    <w:sz w:val="20"/>
                    <w:szCs w:val="18"/>
                    <w:lang w:val="en-US"/>
                    <w14:ligatures w14:val="none"/>
                  </w:rPr>
                </w:pPr>
              </w:p>
              <w:p w14:paraId="518F76F3" w14:textId="77777777" w:rsidR="00DF673D" w:rsidRPr="00DF673D" w:rsidRDefault="00DF673D" w:rsidP="00DF673D">
                <w:pPr>
                  <w:widowControl w:val="0"/>
                  <w:autoSpaceDE w:val="0"/>
                  <w:autoSpaceDN w:val="0"/>
                  <w:spacing w:after="0" w:line="240" w:lineRule="auto"/>
                  <w:ind w:left="112"/>
                  <w:rPr>
                    <w:rFonts w:ascii="Calibri" w:eastAsia="Calibri" w:hAnsi="Calibri" w:cs="Calibri"/>
                    <w:b/>
                    <w:kern w:val="0"/>
                    <w:sz w:val="20"/>
                    <w:szCs w:val="18"/>
                    <w:lang w:val="en-US"/>
                    <w14:ligatures w14:val="none"/>
                  </w:rPr>
                </w:pPr>
                <w:r w:rsidRPr="00DF673D">
                  <w:rPr>
                    <w:rFonts w:ascii="Calibri" w:eastAsia="Calibri" w:hAnsi="Calibri" w:cs="Calibri"/>
                    <w:b/>
                    <w:kern w:val="0"/>
                    <w:sz w:val="20"/>
                    <w:szCs w:val="18"/>
                    <w:lang w:val="en-US"/>
                    <w14:ligatures w14:val="none"/>
                  </w:rPr>
                  <w:t>Assessment</w:t>
                </w:r>
                <w:r w:rsidRPr="00DF673D">
                  <w:rPr>
                    <w:rFonts w:ascii="Calibri" w:eastAsia="Calibri" w:hAnsi="Calibri" w:cs="Calibri"/>
                    <w:b/>
                    <w:spacing w:val="-15"/>
                    <w:kern w:val="0"/>
                    <w:sz w:val="20"/>
                    <w:szCs w:val="18"/>
                    <w:lang w:val="en-US"/>
                    <w14:ligatures w14:val="none"/>
                  </w:rPr>
                  <w:t xml:space="preserve"> </w:t>
                </w:r>
                <w:r w:rsidRPr="00DF673D">
                  <w:rPr>
                    <w:rFonts w:ascii="Calibri" w:eastAsia="Calibri" w:hAnsi="Calibri" w:cs="Calibri"/>
                    <w:b/>
                    <w:spacing w:val="-2"/>
                    <w:kern w:val="0"/>
                    <w:sz w:val="20"/>
                    <w:szCs w:val="18"/>
                    <w:lang w:val="en-US"/>
                    <w14:ligatures w14:val="none"/>
                  </w:rPr>
                  <w:t>results:</w:t>
                </w:r>
              </w:p>
            </w:tc>
            <w:tc>
              <w:tcPr>
                <w:tcW w:w="5432" w:type="dxa"/>
                <w:gridSpan w:val="4"/>
                <w:tcBorders>
                  <w:top w:val="single" w:sz="6" w:space="0" w:color="000000"/>
                  <w:left w:val="single" w:sz="4" w:space="0" w:color="000000"/>
                  <w:bottom w:val="single" w:sz="6" w:space="0" w:color="000000"/>
                  <w:right w:val="single" w:sz="6" w:space="0" w:color="000000"/>
                </w:tcBorders>
              </w:tcPr>
              <w:p w14:paraId="07D33A79"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p>
            </w:tc>
          </w:tr>
          <w:tr w:rsidR="00DF673D" w:rsidRPr="00DF673D" w14:paraId="4DAFC3E0" w14:textId="77777777">
            <w:trPr>
              <w:trHeight w:val="337"/>
            </w:trPr>
            <w:tc>
              <w:tcPr>
                <w:tcW w:w="9011" w:type="dxa"/>
                <w:vMerge/>
                <w:tcBorders>
                  <w:top w:val="single" w:sz="4" w:space="0" w:color="000000"/>
                  <w:left w:val="nil"/>
                  <w:bottom w:val="single" w:sz="4" w:space="0" w:color="000000"/>
                  <w:right w:val="single" w:sz="4" w:space="0" w:color="000000"/>
                </w:tcBorders>
                <w:vAlign w:val="center"/>
                <w:hideMark/>
              </w:tcPr>
              <w:p w14:paraId="6490EAE4" w14:textId="77777777" w:rsidR="00DF673D" w:rsidRPr="00DF673D" w:rsidRDefault="00DF673D" w:rsidP="00DF673D">
                <w:pPr>
                  <w:widowControl w:val="0"/>
                  <w:autoSpaceDE w:val="0"/>
                  <w:autoSpaceDN w:val="0"/>
                  <w:spacing w:after="0" w:line="240" w:lineRule="auto"/>
                  <w:rPr>
                    <w:rFonts w:ascii="Calibri" w:eastAsia="Calibri" w:hAnsi="Calibri" w:cs="Calibri"/>
                    <w:b/>
                    <w:kern w:val="0"/>
                    <w:sz w:val="20"/>
                    <w:szCs w:val="18"/>
                    <w:lang w:val="en-US"/>
                    <w14:ligatures w14:val="none"/>
                  </w:rPr>
                </w:pPr>
              </w:p>
            </w:tc>
            <w:tc>
              <w:tcPr>
                <w:tcW w:w="1513" w:type="dxa"/>
                <w:tcBorders>
                  <w:top w:val="single" w:sz="6" w:space="0" w:color="000000"/>
                  <w:left w:val="single" w:sz="4" w:space="0" w:color="000000"/>
                  <w:bottom w:val="single" w:sz="6" w:space="0" w:color="000000"/>
                  <w:right w:val="nil"/>
                </w:tcBorders>
                <w:hideMark/>
              </w:tcPr>
              <w:p w14:paraId="26902816" w14:textId="77777777" w:rsidR="00DF673D" w:rsidRPr="00DF673D" w:rsidRDefault="00DF673D" w:rsidP="00DF673D">
                <w:pPr>
                  <w:widowControl w:val="0"/>
                  <w:autoSpaceDE w:val="0"/>
                  <w:autoSpaceDN w:val="0"/>
                  <w:spacing w:after="0" w:line="292" w:lineRule="exact"/>
                  <w:ind w:left="113"/>
                  <w:rPr>
                    <w:rFonts w:ascii="Calibri" w:eastAsia="Calibri" w:hAnsi="Calibri" w:cs="Calibri"/>
                    <w:b/>
                    <w:kern w:val="0"/>
                    <w:sz w:val="20"/>
                    <w:szCs w:val="18"/>
                    <w:lang w:val="en-US"/>
                    <w14:ligatures w14:val="none"/>
                  </w:rPr>
                </w:pPr>
                <w:r w:rsidRPr="00DF673D">
                  <w:rPr>
                    <w:rFonts w:ascii="Calibri" w:eastAsia="Calibri" w:hAnsi="Calibri" w:cs="Calibri"/>
                    <w:b/>
                    <w:kern w:val="0"/>
                    <w:sz w:val="20"/>
                    <w:szCs w:val="18"/>
                    <w:lang w:val="en-US"/>
                    <w14:ligatures w14:val="none"/>
                  </w:rPr>
                  <w:t>Total</w:t>
                </w:r>
                <w:r w:rsidRPr="00DF673D">
                  <w:rPr>
                    <w:rFonts w:ascii="Calibri" w:eastAsia="Calibri" w:hAnsi="Calibri" w:cs="Calibri"/>
                    <w:b/>
                    <w:spacing w:val="1"/>
                    <w:kern w:val="0"/>
                    <w:sz w:val="20"/>
                    <w:szCs w:val="18"/>
                    <w:lang w:val="en-US"/>
                    <w14:ligatures w14:val="none"/>
                  </w:rPr>
                  <w:t xml:space="preserve"> </w:t>
                </w:r>
                <w:r w:rsidRPr="00DF673D">
                  <w:rPr>
                    <w:rFonts w:ascii="Calibri" w:eastAsia="Calibri" w:hAnsi="Calibri" w:cs="Calibri"/>
                    <w:b/>
                    <w:spacing w:val="-2"/>
                    <w:kern w:val="0"/>
                    <w:sz w:val="20"/>
                    <w:szCs w:val="18"/>
                    <w:lang w:val="en-US"/>
                    <w14:ligatures w14:val="none"/>
                  </w:rPr>
                  <w:t>Marks:</w:t>
                </w:r>
              </w:p>
            </w:tc>
            <w:tc>
              <w:tcPr>
                <w:tcW w:w="712" w:type="dxa"/>
                <w:tcBorders>
                  <w:top w:val="single" w:sz="6" w:space="0" w:color="000000"/>
                  <w:left w:val="nil"/>
                  <w:bottom w:val="single" w:sz="6" w:space="0" w:color="000000"/>
                  <w:right w:val="nil"/>
                </w:tcBorders>
              </w:tcPr>
              <w:p w14:paraId="035EA61E"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p>
            </w:tc>
            <w:tc>
              <w:tcPr>
                <w:tcW w:w="1317" w:type="dxa"/>
                <w:tcBorders>
                  <w:top w:val="single" w:sz="6" w:space="0" w:color="000000"/>
                  <w:left w:val="nil"/>
                  <w:bottom w:val="single" w:sz="6" w:space="0" w:color="000000"/>
                  <w:right w:val="single" w:sz="6" w:space="0" w:color="000000"/>
                </w:tcBorders>
                <w:hideMark/>
              </w:tcPr>
              <w:p w14:paraId="6117835F" w14:textId="77777777" w:rsidR="00DF673D" w:rsidRPr="00DF673D" w:rsidRDefault="00DF673D" w:rsidP="00DF673D">
                <w:pPr>
                  <w:widowControl w:val="0"/>
                  <w:autoSpaceDE w:val="0"/>
                  <w:autoSpaceDN w:val="0"/>
                  <w:spacing w:after="0" w:line="292" w:lineRule="exact"/>
                  <w:ind w:left="403"/>
                  <w:rPr>
                    <w:rFonts w:ascii="Calibri" w:eastAsia="Calibri" w:hAnsi="Calibri" w:cs="Calibri"/>
                    <w:b/>
                    <w:kern w:val="0"/>
                    <w:sz w:val="20"/>
                    <w:szCs w:val="18"/>
                    <w:lang w:val="en-US"/>
                    <w14:ligatures w14:val="none"/>
                  </w:rPr>
                </w:pPr>
                <w:r w:rsidRPr="00DF673D">
                  <w:rPr>
                    <w:rFonts w:ascii="Calibri" w:eastAsia="Calibri" w:hAnsi="Calibri" w:cs="Calibri"/>
                    <w:b/>
                    <w:spacing w:val="-4"/>
                    <w:kern w:val="0"/>
                    <w:sz w:val="20"/>
                    <w:szCs w:val="18"/>
                    <w:lang w:val="en-US"/>
                    <w14:ligatures w14:val="none"/>
                  </w:rPr>
                  <w:t>/100</w:t>
                </w:r>
              </w:p>
            </w:tc>
            <w:tc>
              <w:tcPr>
                <w:tcW w:w="1890" w:type="dxa"/>
                <w:tcBorders>
                  <w:top w:val="single" w:sz="6" w:space="0" w:color="000000"/>
                  <w:left w:val="single" w:sz="6" w:space="0" w:color="000000"/>
                  <w:bottom w:val="single" w:sz="6" w:space="0" w:color="000000"/>
                  <w:right w:val="single" w:sz="6" w:space="0" w:color="000000"/>
                </w:tcBorders>
              </w:tcPr>
              <w:p w14:paraId="5E17AF5F"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6"/>
                    <w:szCs w:val="18"/>
                    <w:lang w:val="en-US"/>
                    <w14:ligatures w14:val="none"/>
                  </w:rPr>
                </w:pPr>
              </w:p>
            </w:tc>
          </w:tr>
          <w:tr w:rsidR="00DF673D" w:rsidRPr="00DF673D" w14:paraId="3476A1B8" w14:textId="77777777">
            <w:trPr>
              <w:trHeight w:val="748"/>
            </w:trPr>
            <w:tc>
              <w:tcPr>
                <w:tcW w:w="3579" w:type="dxa"/>
                <w:tcBorders>
                  <w:top w:val="single" w:sz="4" w:space="0" w:color="000000"/>
                  <w:left w:val="single" w:sz="4" w:space="0" w:color="000000"/>
                  <w:bottom w:val="single" w:sz="4" w:space="0" w:color="000000"/>
                  <w:right w:val="single" w:sz="4" w:space="0" w:color="000000"/>
                </w:tcBorders>
                <w:hideMark/>
              </w:tcPr>
              <w:p w14:paraId="6AFA4595" w14:textId="77777777" w:rsidR="00DF673D" w:rsidRPr="00DF673D" w:rsidRDefault="00DF673D" w:rsidP="00DF673D">
                <w:pPr>
                  <w:widowControl w:val="0"/>
                  <w:autoSpaceDE w:val="0"/>
                  <w:autoSpaceDN w:val="0"/>
                  <w:spacing w:before="1" w:after="0" w:line="240" w:lineRule="auto"/>
                  <w:ind w:left="112"/>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LO1</w:t>
                </w:r>
                <w:r w:rsidRPr="00DF673D">
                  <w:rPr>
                    <w:rFonts w:ascii="Calibri" w:eastAsia="Calibri" w:hAnsi="Calibri" w:cs="Calibri"/>
                    <w:b/>
                    <w:spacing w:val="-5"/>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Requirements</w:t>
                </w:r>
              </w:p>
            </w:tc>
            <w:tc>
              <w:tcPr>
                <w:tcW w:w="1513" w:type="dxa"/>
                <w:tcBorders>
                  <w:top w:val="single" w:sz="6" w:space="0" w:color="000000"/>
                  <w:left w:val="single" w:sz="4" w:space="0" w:color="000000"/>
                  <w:bottom w:val="single" w:sz="6" w:space="0" w:color="000000"/>
                  <w:right w:val="nil"/>
                </w:tcBorders>
                <w:hideMark/>
              </w:tcPr>
              <w:p w14:paraId="1E4C63D6" w14:textId="77777777" w:rsidR="00DF673D" w:rsidRPr="00DF673D" w:rsidRDefault="00DF673D" w:rsidP="00DF673D">
                <w:pPr>
                  <w:widowControl w:val="0"/>
                  <w:autoSpaceDE w:val="0"/>
                  <w:autoSpaceDN w:val="0"/>
                  <w:spacing w:before="25" w:after="0" w:line="240" w:lineRule="auto"/>
                  <w:ind w:left="53"/>
                  <w:rPr>
                    <w:rFonts w:ascii="Calibri" w:eastAsia="Calibri" w:hAnsi="Calibri" w:cs="Calibri"/>
                    <w:b/>
                    <w:kern w:val="0"/>
                    <w:sz w:val="16"/>
                    <w:szCs w:val="18"/>
                    <w:lang w:val="en-US"/>
                    <w14:ligatures w14:val="none"/>
                  </w:rPr>
                </w:pPr>
                <w:r w:rsidRPr="00DF673D">
                  <w:rPr>
                    <w:rFonts w:ascii="Calibri" w:eastAsia="Calibri" w:hAnsi="Calibri" w:cs="Calibri"/>
                    <w:b/>
                    <w:spacing w:val="-5"/>
                    <w:kern w:val="0"/>
                    <w:sz w:val="16"/>
                    <w:szCs w:val="18"/>
                    <w:lang w:val="en-US"/>
                    <w14:ligatures w14:val="none"/>
                  </w:rPr>
                  <w:t>Met</w:t>
                </w:r>
              </w:p>
              <w:p w14:paraId="739EC236" w14:textId="77777777" w:rsidR="00DF673D" w:rsidRPr="00DF673D" w:rsidRDefault="00DF673D" w:rsidP="00DF673D">
                <w:pPr>
                  <w:widowControl w:val="0"/>
                  <w:autoSpaceDE w:val="0"/>
                  <w:autoSpaceDN w:val="0"/>
                  <w:spacing w:before="25" w:after="0" w:line="240" w:lineRule="auto"/>
                  <w:ind w:left="53"/>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Not</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5"/>
                    <w:kern w:val="0"/>
                    <w:sz w:val="16"/>
                    <w:szCs w:val="18"/>
                    <w:lang w:val="en-US"/>
                    <w14:ligatures w14:val="none"/>
                  </w:rPr>
                  <w:t>Met</w:t>
                </w:r>
              </w:p>
            </w:tc>
            <w:tc>
              <w:tcPr>
                <w:tcW w:w="2029" w:type="dxa"/>
                <w:gridSpan w:val="2"/>
                <w:tcBorders>
                  <w:top w:val="single" w:sz="6" w:space="0" w:color="000000"/>
                  <w:left w:val="nil"/>
                  <w:bottom w:val="single" w:sz="6" w:space="0" w:color="000000"/>
                  <w:right w:val="single" w:sz="6" w:space="0" w:color="000000"/>
                </w:tcBorders>
                <w:hideMark/>
              </w:tcPr>
              <w:p w14:paraId="2C8D77AC" w14:textId="77777777" w:rsidR="00DF673D" w:rsidRPr="00DF673D" w:rsidRDefault="00DF673D" w:rsidP="00DF673D">
                <w:pPr>
                  <w:widowControl w:val="0"/>
                  <w:autoSpaceDE w:val="0"/>
                  <w:autoSpaceDN w:val="0"/>
                  <w:spacing w:after="0" w:line="240" w:lineRule="auto"/>
                  <w:ind w:left="155"/>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p w14:paraId="4A34C43F" w14:textId="77777777" w:rsidR="00DF673D" w:rsidRPr="00DF673D" w:rsidRDefault="00DF673D" w:rsidP="00DF673D">
                <w:pPr>
                  <w:widowControl w:val="0"/>
                  <w:autoSpaceDE w:val="0"/>
                  <w:autoSpaceDN w:val="0"/>
                  <w:spacing w:before="2" w:after="0" w:line="240" w:lineRule="auto"/>
                  <w:ind w:left="148"/>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tc>
            <w:tc>
              <w:tcPr>
                <w:tcW w:w="1890" w:type="dxa"/>
                <w:tcBorders>
                  <w:top w:val="single" w:sz="6" w:space="0" w:color="000000"/>
                  <w:left w:val="single" w:sz="6" w:space="0" w:color="000000"/>
                  <w:bottom w:val="single" w:sz="6" w:space="0" w:color="000000"/>
                  <w:right w:val="single" w:sz="6" w:space="0" w:color="000000"/>
                </w:tcBorders>
                <w:hideMark/>
              </w:tcPr>
              <w:p w14:paraId="655978A8" w14:textId="77777777" w:rsidR="00DF673D" w:rsidRPr="00DF673D" w:rsidRDefault="00DF673D" w:rsidP="00DF673D">
                <w:pPr>
                  <w:widowControl w:val="0"/>
                  <w:autoSpaceDE w:val="0"/>
                  <w:autoSpaceDN w:val="0"/>
                  <w:spacing w:before="1" w:after="0" w:line="240" w:lineRule="auto"/>
                  <w:ind w:left="12"/>
                  <w:jc w:val="center"/>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Assessor</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Signature</w:t>
                </w:r>
              </w:p>
            </w:tc>
          </w:tr>
          <w:tr w:rsidR="00DF673D" w:rsidRPr="00DF673D" w14:paraId="7BCC1BAA" w14:textId="77777777">
            <w:trPr>
              <w:trHeight w:val="748"/>
            </w:trPr>
            <w:tc>
              <w:tcPr>
                <w:tcW w:w="3579" w:type="dxa"/>
                <w:tcBorders>
                  <w:top w:val="single" w:sz="4" w:space="0" w:color="000000"/>
                  <w:left w:val="single" w:sz="4" w:space="0" w:color="000000"/>
                  <w:bottom w:val="single" w:sz="4" w:space="0" w:color="000000"/>
                  <w:right w:val="single" w:sz="4" w:space="0" w:color="000000"/>
                </w:tcBorders>
                <w:hideMark/>
              </w:tcPr>
              <w:p w14:paraId="4626DDC5" w14:textId="77777777" w:rsidR="00DF673D" w:rsidRPr="00DF673D" w:rsidRDefault="00DF673D" w:rsidP="00DF673D">
                <w:pPr>
                  <w:widowControl w:val="0"/>
                  <w:autoSpaceDE w:val="0"/>
                  <w:autoSpaceDN w:val="0"/>
                  <w:spacing w:before="1" w:after="0" w:line="240" w:lineRule="auto"/>
                  <w:ind w:left="112"/>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LO2</w:t>
                </w:r>
                <w:r w:rsidRPr="00DF673D">
                  <w:rPr>
                    <w:rFonts w:ascii="Calibri" w:eastAsia="Calibri" w:hAnsi="Calibri" w:cs="Calibri"/>
                    <w:b/>
                    <w:spacing w:val="-5"/>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Requirements</w:t>
                </w:r>
              </w:p>
            </w:tc>
            <w:tc>
              <w:tcPr>
                <w:tcW w:w="1513" w:type="dxa"/>
                <w:tcBorders>
                  <w:top w:val="single" w:sz="6" w:space="0" w:color="000000"/>
                  <w:left w:val="single" w:sz="4" w:space="0" w:color="000000"/>
                  <w:bottom w:val="single" w:sz="6" w:space="0" w:color="000000"/>
                  <w:right w:val="nil"/>
                </w:tcBorders>
                <w:hideMark/>
              </w:tcPr>
              <w:p w14:paraId="5C16A4CF" w14:textId="77777777" w:rsidR="00DF673D" w:rsidRPr="00DF673D" w:rsidRDefault="00DF673D" w:rsidP="00DF673D">
                <w:pPr>
                  <w:widowControl w:val="0"/>
                  <w:autoSpaceDE w:val="0"/>
                  <w:autoSpaceDN w:val="0"/>
                  <w:spacing w:before="25" w:after="0" w:line="240" w:lineRule="auto"/>
                  <w:ind w:left="53"/>
                  <w:rPr>
                    <w:rFonts w:ascii="Calibri" w:eastAsia="Calibri" w:hAnsi="Calibri" w:cs="Calibri"/>
                    <w:b/>
                    <w:kern w:val="0"/>
                    <w:sz w:val="16"/>
                    <w:szCs w:val="18"/>
                    <w:lang w:val="en-US"/>
                    <w14:ligatures w14:val="none"/>
                  </w:rPr>
                </w:pPr>
                <w:r w:rsidRPr="00DF673D">
                  <w:rPr>
                    <w:rFonts w:ascii="Calibri" w:eastAsia="Calibri" w:hAnsi="Calibri" w:cs="Calibri"/>
                    <w:b/>
                    <w:spacing w:val="-5"/>
                    <w:kern w:val="0"/>
                    <w:sz w:val="16"/>
                    <w:szCs w:val="18"/>
                    <w:lang w:val="en-US"/>
                    <w14:ligatures w14:val="none"/>
                  </w:rPr>
                  <w:t>Met</w:t>
                </w:r>
              </w:p>
              <w:p w14:paraId="6BBD75A9" w14:textId="77777777" w:rsidR="00DF673D" w:rsidRPr="00DF673D" w:rsidRDefault="00DF673D" w:rsidP="00DF673D">
                <w:pPr>
                  <w:widowControl w:val="0"/>
                  <w:autoSpaceDE w:val="0"/>
                  <w:autoSpaceDN w:val="0"/>
                  <w:spacing w:before="25" w:after="0" w:line="240" w:lineRule="auto"/>
                  <w:ind w:left="53"/>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Not</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5"/>
                    <w:kern w:val="0"/>
                    <w:sz w:val="16"/>
                    <w:szCs w:val="18"/>
                    <w:lang w:val="en-US"/>
                    <w14:ligatures w14:val="none"/>
                  </w:rPr>
                  <w:t>Met</w:t>
                </w:r>
              </w:p>
            </w:tc>
            <w:tc>
              <w:tcPr>
                <w:tcW w:w="2029" w:type="dxa"/>
                <w:gridSpan w:val="2"/>
                <w:tcBorders>
                  <w:top w:val="single" w:sz="6" w:space="0" w:color="000000"/>
                  <w:left w:val="nil"/>
                  <w:bottom w:val="single" w:sz="6" w:space="0" w:color="000000"/>
                  <w:right w:val="single" w:sz="6" w:space="0" w:color="000000"/>
                </w:tcBorders>
                <w:hideMark/>
              </w:tcPr>
              <w:p w14:paraId="5E57B3C7" w14:textId="77777777" w:rsidR="00DF673D" w:rsidRPr="00DF673D" w:rsidRDefault="00DF673D" w:rsidP="00DF673D">
                <w:pPr>
                  <w:widowControl w:val="0"/>
                  <w:autoSpaceDE w:val="0"/>
                  <w:autoSpaceDN w:val="0"/>
                  <w:spacing w:after="0" w:line="240" w:lineRule="auto"/>
                  <w:ind w:left="155"/>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p w14:paraId="6598BBF9" w14:textId="77777777" w:rsidR="00DF673D" w:rsidRPr="00DF673D" w:rsidRDefault="00DF673D" w:rsidP="00DF673D">
                <w:pPr>
                  <w:widowControl w:val="0"/>
                  <w:autoSpaceDE w:val="0"/>
                  <w:autoSpaceDN w:val="0"/>
                  <w:spacing w:before="2" w:after="0" w:line="240" w:lineRule="auto"/>
                  <w:ind w:left="148"/>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tc>
            <w:tc>
              <w:tcPr>
                <w:tcW w:w="1890" w:type="dxa"/>
                <w:tcBorders>
                  <w:top w:val="single" w:sz="6" w:space="0" w:color="000000"/>
                  <w:left w:val="single" w:sz="6" w:space="0" w:color="000000"/>
                  <w:bottom w:val="single" w:sz="6" w:space="0" w:color="000000"/>
                  <w:right w:val="single" w:sz="6" w:space="0" w:color="000000"/>
                </w:tcBorders>
                <w:hideMark/>
              </w:tcPr>
              <w:p w14:paraId="2F7021C4" w14:textId="77777777" w:rsidR="00DF673D" w:rsidRPr="00DF673D" w:rsidRDefault="00DF673D" w:rsidP="00DF673D">
                <w:pPr>
                  <w:widowControl w:val="0"/>
                  <w:autoSpaceDE w:val="0"/>
                  <w:autoSpaceDN w:val="0"/>
                  <w:spacing w:before="1" w:after="0" w:line="240" w:lineRule="auto"/>
                  <w:ind w:left="12"/>
                  <w:jc w:val="center"/>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Assessor</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Signature</w:t>
                </w:r>
              </w:p>
            </w:tc>
          </w:tr>
          <w:tr w:rsidR="00DF673D" w:rsidRPr="00DF673D" w14:paraId="2A1CC244" w14:textId="77777777">
            <w:trPr>
              <w:trHeight w:val="539"/>
            </w:trPr>
            <w:tc>
              <w:tcPr>
                <w:tcW w:w="3579" w:type="dxa"/>
                <w:tcBorders>
                  <w:top w:val="single" w:sz="4" w:space="0" w:color="000000"/>
                  <w:left w:val="single" w:sz="4" w:space="0" w:color="000000"/>
                  <w:bottom w:val="single" w:sz="4" w:space="0" w:color="000000"/>
                  <w:right w:val="single" w:sz="4" w:space="0" w:color="000000"/>
                </w:tcBorders>
                <w:hideMark/>
              </w:tcPr>
              <w:p w14:paraId="604E4330" w14:textId="77777777" w:rsidR="00DF673D" w:rsidRPr="00DF673D" w:rsidRDefault="00DF673D" w:rsidP="00DF673D">
                <w:pPr>
                  <w:widowControl w:val="0"/>
                  <w:autoSpaceDE w:val="0"/>
                  <w:autoSpaceDN w:val="0"/>
                  <w:spacing w:before="1" w:after="0" w:line="240" w:lineRule="auto"/>
                  <w:ind w:left="112"/>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LO3</w:t>
                </w:r>
                <w:r w:rsidRPr="00DF673D">
                  <w:rPr>
                    <w:rFonts w:ascii="Calibri" w:eastAsia="Calibri" w:hAnsi="Calibri" w:cs="Calibri"/>
                    <w:b/>
                    <w:spacing w:val="-5"/>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Requirements</w:t>
                </w:r>
              </w:p>
            </w:tc>
            <w:tc>
              <w:tcPr>
                <w:tcW w:w="1513" w:type="dxa"/>
                <w:tcBorders>
                  <w:top w:val="single" w:sz="6" w:space="0" w:color="000000"/>
                  <w:left w:val="single" w:sz="4" w:space="0" w:color="000000"/>
                  <w:bottom w:val="single" w:sz="6" w:space="0" w:color="000000"/>
                  <w:right w:val="nil"/>
                </w:tcBorders>
                <w:hideMark/>
              </w:tcPr>
              <w:p w14:paraId="35748126" w14:textId="77777777" w:rsidR="00DF673D" w:rsidRPr="00DF673D" w:rsidRDefault="00DF673D" w:rsidP="00DF673D">
                <w:pPr>
                  <w:widowControl w:val="0"/>
                  <w:autoSpaceDE w:val="0"/>
                  <w:autoSpaceDN w:val="0"/>
                  <w:spacing w:before="25" w:after="0" w:line="240" w:lineRule="auto"/>
                  <w:ind w:left="53"/>
                  <w:rPr>
                    <w:rFonts w:ascii="Calibri" w:eastAsia="Calibri" w:hAnsi="Calibri" w:cs="Calibri"/>
                    <w:b/>
                    <w:kern w:val="0"/>
                    <w:sz w:val="16"/>
                    <w:szCs w:val="18"/>
                    <w:lang w:val="en-US"/>
                    <w14:ligatures w14:val="none"/>
                  </w:rPr>
                </w:pPr>
                <w:r w:rsidRPr="00DF673D">
                  <w:rPr>
                    <w:rFonts w:ascii="Calibri" w:eastAsia="Calibri" w:hAnsi="Calibri" w:cs="Calibri"/>
                    <w:b/>
                    <w:spacing w:val="-5"/>
                    <w:kern w:val="0"/>
                    <w:sz w:val="16"/>
                    <w:szCs w:val="18"/>
                    <w:lang w:val="en-US"/>
                    <w14:ligatures w14:val="none"/>
                  </w:rPr>
                  <w:t>Met</w:t>
                </w:r>
              </w:p>
              <w:p w14:paraId="518B5A2F" w14:textId="77777777" w:rsidR="00DF673D" w:rsidRPr="00DF673D" w:rsidRDefault="00DF673D" w:rsidP="00DF673D">
                <w:pPr>
                  <w:widowControl w:val="0"/>
                  <w:autoSpaceDE w:val="0"/>
                  <w:autoSpaceDN w:val="0"/>
                  <w:spacing w:before="27" w:after="0" w:line="223" w:lineRule="exact"/>
                  <w:ind w:left="53"/>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Not</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5"/>
                    <w:kern w:val="0"/>
                    <w:sz w:val="16"/>
                    <w:szCs w:val="18"/>
                    <w:lang w:val="en-US"/>
                    <w14:ligatures w14:val="none"/>
                  </w:rPr>
                  <w:t>Met</w:t>
                </w:r>
              </w:p>
            </w:tc>
            <w:tc>
              <w:tcPr>
                <w:tcW w:w="2029" w:type="dxa"/>
                <w:gridSpan w:val="2"/>
                <w:tcBorders>
                  <w:top w:val="single" w:sz="6" w:space="0" w:color="000000"/>
                  <w:left w:val="nil"/>
                  <w:bottom w:val="single" w:sz="6" w:space="0" w:color="000000"/>
                  <w:right w:val="single" w:sz="6" w:space="0" w:color="000000"/>
                </w:tcBorders>
                <w:hideMark/>
              </w:tcPr>
              <w:p w14:paraId="6A0F8C92" w14:textId="77777777" w:rsidR="00DF673D" w:rsidRPr="00DF673D" w:rsidRDefault="00DF673D" w:rsidP="00DF673D">
                <w:pPr>
                  <w:widowControl w:val="0"/>
                  <w:autoSpaceDE w:val="0"/>
                  <w:autoSpaceDN w:val="0"/>
                  <w:spacing w:after="0" w:line="240" w:lineRule="auto"/>
                  <w:ind w:left="155"/>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p w14:paraId="7190B286" w14:textId="77777777" w:rsidR="00DF673D" w:rsidRPr="00DF673D" w:rsidRDefault="00DF673D" w:rsidP="00DF673D">
                <w:pPr>
                  <w:widowControl w:val="0"/>
                  <w:autoSpaceDE w:val="0"/>
                  <w:autoSpaceDN w:val="0"/>
                  <w:spacing w:before="5" w:after="0" w:line="248" w:lineRule="exact"/>
                  <w:ind w:left="148"/>
                  <w:rPr>
                    <w:rFonts w:ascii="Segoe UI Symbol" w:eastAsia="Calibri" w:hAnsi="Segoe UI Symbol" w:cs="Calibri"/>
                    <w:kern w:val="0"/>
                    <w:sz w:val="16"/>
                    <w:szCs w:val="18"/>
                    <w:lang w:val="en-US"/>
                    <w14:ligatures w14:val="none"/>
                  </w:rPr>
                </w:pPr>
                <w:r w:rsidRPr="00DF673D">
                  <w:rPr>
                    <w:rFonts w:ascii="Segoe UI Symbol" w:eastAsia="Calibri" w:hAnsi="Segoe UI Symbol" w:cs="Calibri"/>
                    <w:spacing w:val="-10"/>
                    <w:kern w:val="0"/>
                    <w:sz w:val="16"/>
                    <w:szCs w:val="18"/>
                    <w:lang w:val="en-US"/>
                    <w14:ligatures w14:val="none"/>
                  </w:rPr>
                  <w:t>☐</w:t>
                </w:r>
              </w:p>
            </w:tc>
            <w:tc>
              <w:tcPr>
                <w:tcW w:w="1890" w:type="dxa"/>
                <w:tcBorders>
                  <w:top w:val="single" w:sz="6" w:space="0" w:color="000000"/>
                  <w:left w:val="single" w:sz="6" w:space="0" w:color="000000"/>
                  <w:bottom w:val="single" w:sz="6" w:space="0" w:color="000000"/>
                  <w:right w:val="single" w:sz="6" w:space="0" w:color="000000"/>
                </w:tcBorders>
                <w:hideMark/>
              </w:tcPr>
              <w:p w14:paraId="571DB7B0" w14:textId="77777777" w:rsidR="00DF673D" w:rsidRPr="00DF673D" w:rsidRDefault="00DF673D" w:rsidP="00DF673D">
                <w:pPr>
                  <w:widowControl w:val="0"/>
                  <w:autoSpaceDE w:val="0"/>
                  <w:autoSpaceDN w:val="0"/>
                  <w:spacing w:before="1" w:after="0" w:line="240" w:lineRule="auto"/>
                  <w:ind w:left="12"/>
                  <w:jc w:val="center"/>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Assessor</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Signature</w:t>
                </w:r>
              </w:p>
            </w:tc>
          </w:tr>
        </w:tbl>
        <w:p w14:paraId="2C5570B0" w14:textId="77777777" w:rsidR="00DF673D" w:rsidRPr="00DF673D" w:rsidRDefault="00DF673D" w:rsidP="00DF673D">
          <w:pPr>
            <w:spacing w:after="0" w:line="240" w:lineRule="auto"/>
            <w:rPr>
              <w:rFonts w:ascii="Calibri" w:eastAsia="Calibri" w:hAnsi="Calibri" w:cs="Calibri"/>
              <w:b/>
              <w:kern w:val="0"/>
              <w:sz w:val="16"/>
              <w:szCs w:val="18"/>
              <w:lang w:val="en-US"/>
              <w14:ligatures w14:val="none"/>
            </w:rPr>
            <w:sectPr w:rsidR="00DF673D" w:rsidRPr="00DF673D" w:rsidSect="00DF673D">
              <w:pgSz w:w="11910" w:h="16840"/>
              <w:pgMar w:top="1260" w:right="1417" w:bottom="900" w:left="708" w:header="0" w:footer="704" w:gutter="0"/>
              <w:cols w:space="720"/>
            </w:sectPr>
          </w:pPr>
        </w:p>
        <w:p w14:paraId="64D0DC70" w14:textId="77777777" w:rsidR="00DF673D" w:rsidRPr="00DF673D" w:rsidRDefault="00DF673D" w:rsidP="00DF673D">
          <w:pPr>
            <w:widowControl w:val="0"/>
            <w:autoSpaceDE w:val="0"/>
            <w:autoSpaceDN w:val="0"/>
            <w:spacing w:before="1" w:after="0" w:line="240" w:lineRule="auto"/>
            <w:rPr>
              <w:rFonts w:ascii="Calibri" w:eastAsia="Calibri" w:hAnsi="Calibri" w:cs="Calibri"/>
              <w:b/>
              <w:kern w:val="0"/>
              <w:sz w:val="2"/>
              <w:szCs w:val="18"/>
              <w:lang w:val="en-US"/>
              <w14:ligatures w14:val="none"/>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9"/>
            <w:gridCol w:w="3545"/>
            <w:gridCol w:w="1892"/>
          </w:tblGrid>
          <w:tr w:rsidR="00DF673D" w:rsidRPr="00DF673D" w14:paraId="257C7B7C" w14:textId="77777777">
            <w:trPr>
              <w:trHeight w:val="299"/>
            </w:trPr>
            <w:tc>
              <w:tcPr>
                <w:tcW w:w="3579" w:type="dxa"/>
                <w:tcBorders>
                  <w:top w:val="single" w:sz="4" w:space="0" w:color="000000"/>
                  <w:left w:val="single" w:sz="4" w:space="0" w:color="000000"/>
                  <w:bottom w:val="single" w:sz="4" w:space="0" w:color="000000"/>
                  <w:right w:val="single" w:sz="4" w:space="0" w:color="000000"/>
                </w:tcBorders>
              </w:tcPr>
              <w:p w14:paraId="3BA59FFC"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4"/>
                    <w:szCs w:val="18"/>
                    <w:lang w:val="en-US"/>
                    <w14:ligatures w14:val="none"/>
                  </w:rPr>
                </w:pPr>
              </w:p>
            </w:tc>
            <w:tc>
              <w:tcPr>
                <w:tcW w:w="3545" w:type="dxa"/>
                <w:tcBorders>
                  <w:top w:val="single" w:sz="6" w:space="0" w:color="000000"/>
                  <w:left w:val="single" w:sz="4" w:space="0" w:color="000000"/>
                  <w:bottom w:val="single" w:sz="6" w:space="0" w:color="000000"/>
                  <w:right w:val="single" w:sz="6" w:space="0" w:color="000000"/>
                </w:tcBorders>
              </w:tcPr>
              <w:p w14:paraId="5BF76495"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4"/>
                    <w:szCs w:val="18"/>
                    <w:lang w:val="en-US"/>
                    <w14:ligatures w14:val="none"/>
                  </w:rPr>
                </w:pPr>
              </w:p>
            </w:tc>
            <w:tc>
              <w:tcPr>
                <w:tcW w:w="1892" w:type="dxa"/>
                <w:tcBorders>
                  <w:top w:val="single" w:sz="6" w:space="0" w:color="000000"/>
                  <w:left w:val="single" w:sz="6" w:space="0" w:color="000000"/>
                  <w:bottom w:val="single" w:sz="6" w:space="0" w:color="000000"/>
                  <w:right w:val="single" w:sz="6" w:space="0" w:color="000000"/>
                </w:tcBorders>
              </w:tcPr>
              <w:p w14:paraId="3CDA8065" w14:textId="77777777" w:rsidR="00DF673D" w:rsidRPr="00DF673D" w:rsidRDefault="00DF673D" w:rsidP="00DF673D">
                <w:pPr>
                  <w:widowControl w:val="0"/>
                  <w:autoSpaceDE w:val="0"/>
                  <w:autoSpaceDN w:val="0"/>
                  <w:spacing w:after="0" w:line="240" w:lineRule="auto"/>
                  <w:rPr>
                    <w:rFonts w:ascii="Times New Roman" w:eastAsia="Calibri" w:hAnsi="Calibri" w:cs="Calibri"/>
                    <w:kern w:val="0"/>
                    <w:sz w:val="14"/>
                    <w:szCs w:val="18"/>
                    <w:lang w:val="en-US"/>
                    <w14:ligatures w14:val="none"/>
                  </w:rPr>
                </w:pPr>
              </w:p>
            </w:tc>
          </w:tr>
          <w:tr w:rsidR="00DF673D" w:rsidRPr="00DF673D" w14:paraId="33E77639" w14:textId="77777777">
            <w:trPr>
              <w:trHeight w:val="539"/>
            </w:trPr>
            <w:tc>
              <w:tcPr>
                <w:tcW w:w="3579" w:type="dxa"/>
                <w:tcBorders>
                  <w:top w:val="single" w:sz="4" w:space="0" w:color="000000"/>
                  <w:left w:val="single" w:sz="4" w:space="0" w:color="000000"/>
                  <w:bottom w:val="single" w:sz="4" w:space="0" w:color="000000"/>
                  <w:right w:val="single" w:sz="4" w:space="0" w:color="000000"/>
                </w:tcBorders>
                <w:hideMark/>
              </w:tcPr>
              <w:p w14:paraId="339A00E4" w14:textId="77777777" w:rsidR="00DF673D" w:rsidRPr="00DF673D" w:rsidRDefault="00DF673D" w:rsidP="00DF673D">
                <w:pPr>
                  <w:widowControl w:val="0"/>
                  <w:autoSpaceDE w:val="0"/>
                  <w:autoSpaceDN w:val="0"/>
                  <w:spacing w:before="1" w:after="0" w:line="240" w:lineRule="auto"/>
                  <w:ind w:left="112"/>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LO4</w:t>
                </w:r>
                <w:r w:rsidRPr="00DF673D">
                  <w:rPr>
                    <w:rFonts w:ascii="Calibri" w:eastAsia="Calibri" w:hAnsi="Calibri" w:cs="Calibri"/>
                    <w:b/>
                    <w:spacing w:val="-5"/>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Requirements</w:t>
                </w:r>
              </w:p>
            </w:tc>
            <w:tc>
              <w:tcPr>
                <w:tcW w:w="3545" w:type="dxa"/>
                <w:tcBorders>
                  <w:top w:val="single" w:sz="6" w:space="0" w:color="000000"/>
                  <w:left w:val="single" w:sz="4" w:space="0" w:color="000000"/>
                  <w:bottom w:val="single" w:sz="6" w:space="0" w:color="000000"/>
                  <w:right w:val="single" w:sz="6" w:space="0" w:color="000000"/>
                </w:tcBorders>
                <w:hideMark/>
              </w:tcPr>
              <w:p w14:paraId="3620F130" w14:textId="77777777" w:rsidR="00DF673D" w:rsidRPr="00DF673D" w:rsidRDefault="00DF673D" w:rsidP="00DF673D">
                <w:pPr>
                  <w:widowControl w:val="0"/>
                  <w:tabs>
                    <w:tab w:val="left" w:pos="1663"/>
                  </w:tabs>
                  <w:autoSpaceDE w:val="0"/>
                  <w:autoSpaceDN w:val="0"/>
                  <w:spacing w:after="0" w:line="240" w:lineRule="auto"/>
                  <w:ind w:left="53"/>
                  <w:rPr>
                    <w:rFonts w:ascii="Segoe UI Symbol" w:eastAsia="Calibri" w:hAnsi="Segoe UI Symbol" w:cs="Calibri"/>
                    <w:kern w:val="0"/>
                    <w:sz w:val="16"/>
                    <w:szCs w:val="18"/>
                    <w:lang w:val="en-US"/>
                    <w14:ligatures w14:val="none"/>
                  </w:rPr>
                </w:pPr>
                <w:r w:rsidRPr="00DF673D">
                  <w:rPr>
                    <w:rFonts w:ascii="Calibri" w:eastAsia="Calibri" w:hAnsi="Calibri" w:cs="Calibri"/>
                    <w:b/>
                    <w:spacing w:val="-5"/>
                    <w:kern w:val="0"/>
                    <w:sz w:val="16"/>
                    <w:szCs w:val="18"/>
                    <w:lang w:val="en-US"/>
                    <w14:ligatures w14:val="none"/>
                  </w:rPr>
                  <w:t>Met</w:t>
                </w:r>
                <w:r w:rsidRPr="00DF673D">
                  <w:rPr>
                    <w:rFonts w:ascii="Calibri" w:eastAsia="Calibri" w:hAnsi="Calibri" w:cs="Calibri"/>
                    <w:b/>
                    <w:kern w:val="0"/>
                    <w:sz w:val="16"/>
                    <w:szCs w:val="18"/>
                    <w:lang w:val="en-US"/>
                    <w14:ligatures w14:val="none"/>
                  </w:rPr>
                  <w:tab/>
                </w:r>
                <w:r w:rsidRPr="00DF673D">
                  <w:rPr>
                    <w:rFonts w:ascii="Segoe UI Symbol" w:eastAsia="Calibri" w:hAnsi="Segoe UI Symbol" w:cs="Calibri"/>
                    <w:spacing w:val="-10"/>
                    <w:kern w:val="0"/>
                    <w:sz w:val="16"/>
                    <w:szCs w:val="18"/>
                    <w:lang w:val="en-US"/>
                    <w14:ligatures w14:val="none"/>
                  </w:rPr>
                  <w:t>☐</w:t>
                </w:r>
              </w:p>
              <w:p w14:paraId="28D1876B" w14:textId="77777777" w:rsidR="00DF673D" w:rsidRPr="00DF673D" w:rsidRDefault="00DF673D" w:rsidP="00DF673D">
                <w:pPr>
                  <w:widowControl w:val="0"/>
                  <w:tabs>
                    <w:tab w:val="left" w:pos="1656"/>
                  </w:tabs>
                  <w:autoSpaceDE w:val="0"/>
                  <w:autoSpaceDN w:val="0"/>
                  <w:spacing w:before="2" w:after="0" w:line="248" w:lineRule="exact"/>
                  <w:ind w:left="53"/>
                  <w:rPr>
                    <w:rFonts w:ascii="Segoe UI Symbol" w:eastAsia="Calibri" w:hAnsi="Segoe UI Symbol" w:cs="Calibri"/>
                    <w:kern w:val="0"/>
                    <w:sz w:val="16"/>
                    <w:szCs w:val="18"/>
                    <w:lang w:val="en-US"/>
                    <w14:ligatures w14:val="none"/>
                  </w:rPr>
                </w:pPr>
                <w:r w:rsidRPr="00DF673D">
                  <w:rPr>
                    <w:rFonts w:ascii="Calibri" w:eastAsia="Calibri" w:hAnsi="Calibri" w:cs="Calibri"/>
                    <w:b/>
                    <w:kern w:val="0"/>
                    <w:sz w:val="16"/>
                    <w:szCs w:val="18"/>
                    <w:lang w:val="en-US"/>
                    <w14:ligatures w14:val="none"/>
                  </w:rPr>
                  <w:t>Not</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5"/>
                    <w:kern w:val="0"/>
                    <w:sz w:val="16"/>
                    <w:szCs w:val="18"/>
                    <w:lang w:val="en-US"/>
                    <w14:ligatures w14:val="none"/>
                  </w:rPr>
                  <w:t>Met</w:t>
                </w:r>
                <w:r w:rsidRPr="00DF673D">
                  <w:rPr>
                    <w:rFonts w:ascii="Calibri" w:eastAsia="Calibri" w:hAnsi="Calibri" w:cs="Calibri"/>
                    <w:b/>
                    <w:kern w:val="0"/>
                    <w:sz w:val="16"/>
                    <w:szCs w:val="18"/>
                    <w:lang w:val="en-US"/>
                    <w14:ligatures w14:val="none"/>
                  </w:rPr>
                  <w:tab/>
                </w:r>
                <w:r w:rsidRPr="00DF673D">
                  <w:rPr>
                    <w:rFonts w:ascii="Segoe UI Symbol" w:eastAsia="Calibri" w:hAnsi="Segoe UI Symbol" w:cs="Calibri"/>
                    <w:spacing w:val="-10"/>
                    <w:kern w:val="0"/>
                    <w:sz w:val="16"/>
                    <w:szCs w:val="18"/>
                    <w:lang w:val="en-US"/>
                    <w14:ligatures w14:val="none"/>
                  </w:rPr>
                  <w:t>☐</w:t>
                </w:r>
              </w:p>
            </w:tc>
            <w:tc>
              <w:tcPr>
                <w:tcW w:w="1892" w:type="dxa"/>
                <w:tcBorders>
                  <w:top w:val="single" w:sz="6" w:space="0" w:color="000000"/>
                  <w:left w:val="single" w:sz="6" w:space="0" w:color="000000"/>
                  <w:bottom w:val="single" w:sz="6" w:space="0" w:color="000000"/>
                  <w:right w:val="single" w:sz="6" w:space="0" w:color="000000"/>
                </w:tcBorders>
                <w:hideMark/>
              </w:tcPr>
              <w:p w14:paraId="0944EA91" w14:textId="77777777" w:rsidR="00DF673D" w:rsidRPr="00DF673D" w:rsidRDefault="00DF673D" w:rsidP="00DF673D">
                <w:pPr>
                  <w:widowControl w:val="0"/>
                  <w:autoSpaceDE w:val="0"/>
                  <w:autoSpaceDN w:val="0"/>
                  <w:spacing w:before="1" w:after="0" w:line="240" w:lineRule="auto"/>
                  <w:ind w:left="4"/>
                  <w:jc w:val="center"/>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Assessor</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Signature</w:t>
                </w:r>
              </w:p>
            </w:tc>
          </w:tr>
          <w:tr w:rsidR="00DF673D" w:rsidRPr="00DF673D" w14:paraId="6AD89888" w14:textId="77777777">
            <w:trPr>
              <w:trHeight w:val="539"/>
            </w:trPr>
            <w:tc>
              <w:tcPr>
                <w:tcW w:w="3579" w:type="dxa"/>
                <w:tcBorders>
                  <w:top w:val="single" w:sz="4" w:space="0" w:color="000000"/>
                  <w:left w:val="single" w:sz="4" w:space="0" w:color="000000"/>
                  <w:bottom w:val="single" w:sz="4" w:space="0" w:color="000000"/>
                  <w:right w:val="single" w:sz="4" w:space="0" w:color="000000"/>
                </w:tcBorders>
                <w:hideMark/>
              </w:tcPr>
              <w:p w14:paraId="51AF2F5D" w14:textId="77777777" w:rsidR="00DF673D" w:rsidRPr="00DF673D" w:rsidRDefault="00DF673D" w:rsidP="00DF673D">
                <w:pPr>
                  <w:widowControl w:val="0"/>
                  <w:autoSpaceDE w:val="0"/>
                  <w:autoSpaceDN w:val="0"/>
                  <w:spacing w:before="1" w:after="0" w:line="240" w:lineRule="auto"/>
                  <w:ind w:left="98"/>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LO5</w:t>
                </w:r>
                <w:r w:rsidRPr="00DF673D">
                  <w:rPr>
                    <w:rFonts w:ascii="Calibri" w:eastAsia="Calibri" w:hAnsi="Calibri" w:cs="Calibri"/>
                    <w:b/>
                    <w:spacing w:val="-6"/>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Requirements</w:t>
                </w:r>
              </w:p>
            </w:tc>
            <w:tc>
              <w:tcPr>
                <w:tcW w:w="3545" w:type="dxa"/>
                <w:tcBorders>
                  <w:top w:val="single" w:sz="6" w:space="0" w:color="000000"/>
                  <w:left w:val="single" w:sz="4" w:space="0" w:color="000000"/>
                  <w:bottom w:val="single" w:sz="6" w:space="0" w:color="000000"/>
                  <w:right w:val="single" w:sz="6" w:space="0" w:color="000000"/>
                </w:tcBorders>
                <w:hideMark/>
              </w:tcPr>
              <w:p w14:paraId="48B8E7A3" w14:textId="77777777" w:rsidR="00DF673D" w:rsidRPr="00DF673D" w:rsidRDefault="00DF673D" w:rsidP="00DF673D">
                <w:pPr>
                  <w:widowControl w:val="0"/>
                  <w:tabs>
                    <w:tab w:val="left" w:pos="1663"/>
                  </w:tabs>
                  <w:autoSpaceDE w:val="0"/>
                  <w:autoSpaceDN w:val="0"/>
                  <w:spacing w:after="0" w:line="240" w:lineRule="auto"/>
                  <w:ind w:left="53"/>
                  <w:rPr>
                    <w:rFonts w:ascii="Segoe UI Symbol" w:eastAsia="Calibri" w:hAnsi="Segoe UI Symbol" w:cs="Calibri"/>
                    <w:kern w:val="0"/>
                    <w:sz w:val="16"/>
                    <w:szCs w:val="18"/>
                    <w:lang w:val="en-US"/>
                    <w14:ligatures w14:val="none"/>
                  </w:rPr>
                </w:pPr>
                <w:r w:rsidRPr="00DF673D">
                  <w:rPr>
                    <w:rFonts w:ascii="Calibri" w:eastAsia="Calibri" w:hAnsi="Calibri" w:cs="Calibri"/>
                    <w:b/>
                    <w:spacing w:val="-5"/>
                    <w:kern w:val="0"/>
                    <w:sz w:val="16"/>
                    <w:szCs w:val="18"/>
                    <w:lang w:val="en-US"/>
                    <w14:ligatures w14:val="none"/>
                  </w:rPr>
                  <w:t>Met</w:t>
                </w:r>
                <w:r w:rsidRPr="00DF673D">
                  <w:rPr>
                    <w:rFonts w:ascii="Calibri" w:eastAsia="Calibri" w:hAnsi="Calibri" w:cs="Calibri"/>
                    <w:b/>
                    <w:kern w:val="0"/>
                    <w:sz w:val="16"/>
                    <w:szCs w:val="18"/>
                    <w:lang w:val="en-US"/>
                    <w14:ligatures w14:val="none"/>
                  </w:rPr>
                  <w:tab/>
                </w:r>
                <w:r w:rsidRPr="00DF673D">
                  <w:rPr>
                    <w:rFonts w:ascii="Segoe UI Symbol" w:eastAsia="Calibri" w:hAnsi="Segoe UI Symbol" w:cs="Calibri"/>
                    <w:spacing w:val="-10"/>
                    <w:kern w:val="0"/>
                    <w:sz w:val="16"/>
                    <w:szCs w:val="18"/>
                    <w:lang w:val="en-US"/>
                    <w14:ligatures w14:val="none"/>
                  </w:rPr>
                  <w:t>☐</w:t>
                </w:r>
              </w:p>
              <w:p w14:paraId="789B44C8" w14:textId="77777777" w:rsidR="00DF673D" w:rsidRPr="00DF673D" w:rsidRDefault="00DF673D" w:rsidP="00DF673D">
                <w:pPr>
                  <w:widowControl w:val="0"/>
                  <w:tabs>
                    <w:tab w:val="left" w:pos="1656"/>
                  </w:tabs>
                  <w:autoSpaceDE w:val="0"/>
                  <w:autoSpaceDN w:val="0"/>
                  <w:spacing w:before="1" w:after="0" w:line="248" w:lineRule="exact"/>
                  <w:ind w:left="53"/>
                  <w:rPr>
                    <w:rFonts w:ascii="Segoe UI Symbol" w:eastAsia="Calibri" w:hAnsi="Segoe UI Symbol" w:cs="Calibri"/>
                    <w:kern w:val="0"/>
                    <w:sz w:val="16"/>
                    <w:szCs w:val="18"/>
                    <w:lang w:val="en-US"/>
                    <w14:ligatures w14:val="none"/>
                  </w:rPr>
                </w:pPr>
                <w:r w:rsidRPr="00DF673D">
                  <w:rPr>
                    <w:rFonts w:ascii="Calibri" w:eastAsia="Calibri" w:hAnsi="Calibri" w:cs="Calibri"/>
                    <w:b/>
                    <w:kern w:val="0"/>
                    <w:sz w:val="16"/>
                    <w:szCs w:val="18"/>
                    <w:lang w:val="en-US"/>
                    <w14:ligatures w14:val="none"/>
                  </w:rPr>
                  <w:t>Not</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5"/>
                    <w:kern w:val="0"/>
                    <w:sz w:val="16"/>
                    <w:szCs w:val="18"/>
                    <w:lang w:val="en-US"/>
                    <w14:ligatures w14:val="none"/>
                  </w:rPr>
                  <w:t>Met</w:t>
                </w:r>
                <w:r w:rsidRPr="00DF673D">
                  <w:rPr>
                    <w:rFonts w:ascii="Calibri" w:eastAsia="Calibri" w:hAnsi="Calibri" w:cs="Calibri"/>
                    <w:b/>
                    <w:kern w:val="0"/>
                    <w:sz w:val="16"/>
                    <w:szCs w:val="18"/>
                    <w:lang w:val="en-US"/>
                    <w14:ligatures w14:val="none"/>
                  </w:rPr>
                  <w:tab/>
                </w:r>
                <w:r w:rsidRPr="00DF673D">
                  <w:rPr>
                    <w:rFonts w:ascii="Segoe UI Symbol" w:eastAsia="Calibri" w:hAnsi="Segoe UI Symbol" w:cs="Calibri"/>
                    <w:spacing w:val="-10"/>
                    <w:kern w:val="0"/>
                    <w:sz w:val="16"/>
                    <w:szCs w:val="18"/>
                    <w:lang w:val="en-US"/>
                    <w14:ligatures w14:val="none"/>
                  </w:rPr>
                  <w:t>☐</w:t>
                </w:r>
              </w:p>
            </w:tc>
            <w:tc>
              <w:tcPr>
                <w:tcW w:w="1892" w:type="dxa"/>
                <w:tcBorders>
                  <w:top w:val="single" w:sz="6" w:space="0" w:color="000000"/>
                  <w:left w:val="single" w:sz="6" w:space="0" w:color="000000"/>
                  <w:bottom w:val="single" w:sz="6" w:space="0" w:color="000000"/>
                  <w:right w:val="single" w:sz="6" w:space="0" w:color="000000"/>
                </w:tcBorders>
                <w:hideMark/>
              </w:tcPr>
              <w:p w14:paraId="77AAB46C" w14:textId="77777777" w:rsidR="00DF673D" w:rsidRPr="00DF673D" w:rsidRDefault="00DF673D" w:rsidP="00DF673D">
                <w:pPr>
                  <w:widowControl w:val="0"/>
                  <w:autoSpaceDE w:val="0"/>
                  <w:autoSpaceDN w:val="0"/>
                  <w:spacing w:before="1" w:after="0" w:line="240" w:lineRule="auto"/>
                  <w:ind w:left="4"/>
                  <w:jc w:val="center"/>
                  <w:rPr>
                    <w:rFonts w:ascii="Calibri" w:eastAsia="Calibri" w:hAnsi="Calibri" w:cs="Calibri"/>
                    <w:b/>
                    <w:kern w:val="0"/>
                    <w:sz w:val="16"/>
                    <w:szCs w:val="18"/>
                    <w:lang w:val="en-US"/>
                    <w14:ligatures w14:val="none"/>
                  </w:rPr>
                </w:pPr>
                <w:r w:rsidRPr="00DF673D">
                  <w:rPr>
                    <w:rFonts w:ascii="Calibri" w:eastAsia="Calibri" w:hAnsi="Calibri" w:cs="Calibri"/>
                    <w:b/>
                    <w:kern w:val="0"/>
                    <w:sz w:val="16"/>
                    <w:szCs w:val="18"/>
                    <w:lang w:val="en-US"/>
                    <w14:ligatures w14:val="none"/>
                  </w:rPr>
                  <w:t>Assessor</w:t>
                </w:r>
                <w:r w:rsidRPr="00DF673D">
                  <w:rPr>
                    <w:rFonts w:ascii="Calibri" w:eastAsia="Calibri" w:hAnsi="Calibri" w:cs="Calibri"/>
                    <w:b/>
                    <w:spacing w:val="4"/>
                    <w:kern w:val="0"/>
                    <w:sz w:val="16"/>
                    <w:szCs w:val="18"/>
                    <w:lang w:val="en-US"/>
                    <w14:ligatures w14:val="none"/>
                  </w:rPr>
                  <w:t xml:space="preserve"> </w:t>
                </w:r>
                <w:r w:rsidRPr="00DF673D">
                  <w:rPr>
                    <w:rFonts w:ascii="Calibri" w:eastAsia="Calibri" w:hAnsi="Calibri" w:cs="Calibri"/>
                    <w:b/>
                    <w:spacing w:val="-2"/>
                    <w:kern w:val="0"/>
                    <w:sz w:val="16"/>
                    <w:szCs w:val="18"/>
                    <w:lang w:val="en-US"/>
                    <w14:ligatures w14:val="none"/>
                  </w:rPr>
                  <w:t>Signature</w:t>
                </w:r>
              </w:p>
            </w:tc>
          </w:tr>
        </w:tbl>
        <w:p w14:paraId="126078A5" w14:textId="77777777" w:rsidR="00493B83" w:rsidRPr="00DF673D" w:rsidRDefault="00493B83" w:rsidP="00DF673D">
          <w:pPr>
            <w:widowControl w:val="0"/>
            <w:autoSpaceDE w:val="0"/>
            <w:autoSpaceDN w:val="0"/>
            <w:spacing w:after="0" w:line="240" w:lineRule="auto"/>
            <w:rPr>
              <w:rFonts w:ascii="Calibri" w:eastAsia="Calibri" w:hAnsi="Calibri" w:cs="Calibri"/>
              <w:kern w:val="0"/>
              <w:sz w:val="22"/>
              <w:szCs w:val="22"/>
              <w:lang w:val="en-US"/>
              <w14:ligatures w14:val="none"/>
            </w:rPr>
          </w:pPr>
        </w:p>
        <w:p w14:paraId="4AE10241" w14:textId="77777777" w:rsidR="00253B78" w:rsidRDefault="00253B78" w:rsidP="00DF673D">
          <w:pPr>
            <w:widowControl w:val="0"/>
            <w:autoSpaceDE w:val="0"/>
            <w:autoSpaceDN w:val="0"/>
            <w:spacing w:after="0" w:line="240" w:lineRule="auto"/>
            <w:rPr>
              <w:rFonts w:ascii="Calibri" w:eastAsia="Calibri" w:hAnsi="Calibri" w:cs="Calibri"/>
              <w:kern w:val="0"/>
              <w:sz w:val="22"/>
              <w:szCs w:val="22"/>
              <w:lang w:val="en-US"/>
              <w14:ligatures w14:val="none"/>
            </w:rPr>
          </w:pPr>
        </w:p>
        <w:p w14:paraId="319A1B11" w14:textId="77777777" w:rsidR="00253B78" w:rsidRDefault="00253B78" w:rsidP="00DF673D">
          <w:pPr>
            <w:widowControl w:val="0"/>
            <w:autoSpaceDE w:val="0"/>
            <w:autoSpaceDN w:val="0"/>
            <w:spacing w:after="0" w:line="240" w:lineRule="auto"/>
            <w:rPr>
              <w:rFonts w:ascii="Calibri" w:eastAsia="Calibri" w:hAnsi="Calibri" w:cs="Calibri"/>
              <w:kern w:val="0"/>
              <w:sz w:val="22"/>
              <w:szCs w:val="22"/>
              <w:lang w:val="en-US"/>
              <w14:ligatures w14:val="none"/>
            </w:rPr>
          </w:pPr>
        </w:p>
        <w:sdt>
          <w:sdtPr>
            <w:id w:val="1625890895"/>
            <w:docPartObj>
              <w:docPartGallery w:val="Table of Contents"/>
              <w:docPartUnique/>
            </w:docPartObj>
          </w:sdtPr>
          <w:sdtEndPr>
            <w:rPr>
              <w:rFonts w:asciiTheme="minorHAnsi" w:eastAsiaTheme="minorHAnsi" w:hAnsiTheme="minorHAnsi" w:cstheme="minorBidi"/>
              <w:b/>
              <w:bCs/>
              <w:noProof/>
              <w:color w:val="auto"/>
              <w:kern w:val="2"/>
              <w:sz w:val="24"/>
              <w:szCs w:val="24"/>
              <w:lang w:val="en-NZ"/>
              <w14:ligatures w14:val="standardContextual"/>
            </w:rPr>
          </w:sdtEndPr>
          <w:sdtContent>
            <w:p w14:paraId="144684B9" w14:textId="4A180974" w:rsidR="00317203" w:rsidRDefault="00317203">
              <w:pPr>
                <w:pStyle w:val="TOCHeading"/>
              </w:pPr>
              <w:r>
                <w:t>Table of Contents:</w:t>
              </w:r>
            </w:p>
            <w:p w14:paraId="16065CC1" w14:textId="77777777" w:rsidR="00317203" w:rsidRPr="00317203" w:rsidRDefault="00317203" w:rsidP="00317203">
              <w:pPr>
                <w:rPr>
                  <w:lang w:val="en-US"/>
                </w:rPr>
              </w:pPr>
            </w:p>
            <w:p w14:paraId="6D6A2DD2" w14:textId="282976D2" w:rsidR="00317203" w:rsidRDefault="00317203">
              <w:pPr>
                <w:pStyle w:val="TOC1"/>
                <w:tabs>
                  <w:tab w:val="right" w:leader="dot" w:pos="10200"/>
                </w:tabs>
                <w:rPr>
                  <w:rFonts w:eastAsiaTheme="minorEastAsia"/>
                  <w:noProof/>
                  <w:lang w:eastAsia="en-NZ"/>
                </w:rPr>
              </w:pPr>
              <w:r>
                <w:fldChar w:fldCharType="begin"/>
              </w:r>
              <w:r>
                <w:instrText xml:space="preserve"> TOC \o "1-3" \h \z \u </w:instrText>
              </w:r>
              <w:r>
                <w:fldChar w:fldCharType="separate"/>
              </w:r>
              <w:hyperlink w:anchor="_Toc216173912" w:history="1">
                <w:r w:rsidRPr="00421379">
                  <w:rPr>
                    <w:rStyle w:val="Hyperlink"/>
                    <w:noProof/>
                  </w:rPr>
                  <w:t>Abstract:</w:t>
                </w:r>
                <w:r>
                  <w:rPr>
                    <w:noProof/>
                    <w:webHidden/>
                  </w:rPr>
                  <w:tab/>
                </w:r>
                <w:r>
                  <w:rPr>
                    <w:noProof/>
                    <w:webHidden/>
                  </w:rPr>
                  <w:fldChar w:fldCharType="begin"/>
                </w:r>
                <w:r>
                  <w:rPr>
                    <w:noProof/>
                    <w:webHidden/>
                  </w:rPr>
                  <w:instrText xml:space="preserve"> PAGEREF _Toc216173912 \h </w:instrText>
                </w:r>
                <w:r>
                  <w:rPr>
                    <w:noProof/>
                    <w:webHidden/>
                  </w:rPr>
                </w:r>
                <w:r>
                  <w:rPr>
                    <w:noProof/>
                    <w:webHidden/>
                  </w:rPr>
                  <w:fldChar w:fldCharType="separate"/>
                </w:r>
                <w:r>
                  <w:rPr>
                    <w:noProof/>
                    <w:webHidden/>
                  </w:rPr>
                  <w:t>3</w:t>
                </w:r>
                <w:r>
                  <w:rPr>
                    <w:noProof/>
                    <w:webHidden/>
                  </w:rPr>
                  <w:fldChar w:fldCharType="end"/>
                </w:r>
              </w:hyperlink>
            </w:p>
            <w:p w14:paraId="1D6CD338" w14:textId="39967B1B" w:rsidR="00317203" w:rsidRDefault="00317203">
              <w:pPr>
                <w:pStyle w:val="TOC1"/>
                <w:tabs>
                  <w:tab w:val="right" w:leader="dot" w:pos="10200"/>
                </w:tabs>
                <w:rPr>
                  <w:rFonts w:eastAsiaTheme="minorEastAsia"/>
                  <w:noProof/>
                  <w:lang w:eastAsia="en-NZ"/>
                </w:rPr>
              </w:pPr>
              <w:hyperlink w:anchor="_Toc216173913" w:history="1">
                <w:r w:rsidRPr="00421379">
                  <w:rPr>
                    <w:rStyle w:val="Hyperlink"/>
                    <w:noProof/>
                  </w:rPr>
                  <w:t>Introduction:</w:t>
                </w:r>
                <w:r>
                  <w:rPr>
                    <w:noProof/>
                    <w:webHidden/>
                  </w:rPr>
                  <w:tab/>
                </w:r>
                <w:r>
                  <w:rPr>
                    <w:noProof/>
                    <w:webHidden/>
                  </w:rPr>
                  <w:fldChar w:fldCharType="begin"/>
                </w:r>
                <w:r>
                  <w:rPr>
                    <w:noProof/>
                    <w:webHidden/>
                  </w:rPr>
                  <w:instrText xml:space="preserve"> PAGEREF _Toc216173913 \h </w:instrText>
                </w:r>
                <w:r>
                  <w:rPr>
                    <w:noProof/>
                    <w:webHidden/>
                  </w:rPr>
                </w:r>
                <w:r>
                  <w:rPr>
                    <w:noProof/>
                    <w:webHidden/>
                  </w:rPr>
                  <w:fldChar w:fldCharType="separate"/>
                </w:r>
                <w:r>
                  <w:rPr>
                    <w:noProof/>
                    <w:webHidden/>
                  </w:rPr>
                  <w:t>4</w:t>
                </w:r>
                <w:r>
                  <w:rPr>
                    <w:noProof/>
                    <w:webHidden/>
                  </w:rPr>
                  <w:fldChar w:fldCharType="end"/>
                </w:r>
              </w:hyperlink>
            </w:p>
            <w:p w14:paraId="72EFBD9E" w14:textId="05CF6668" w:rsidR="00317203" w:rsidRDefault="00317203">
              <w:pPr>
                <w:pStyle w:val="TOC1"/>
                <w:tabs>
                  <w:tab w:val="right" w:leader="dot" w:pos="10200"/>
                </w:tabs>
                <w:rPr>
                  <w:rFonts w:eastAsiaTheme="minorEastAsia"/>
                  <w:noProof/>
                  <w:lang w:eastAsia="en-NZ"/>
                </w:rPr>
              </w:pPr>
              <w:hyperlink w:anchor="_Toc216173914" w:history="1">
                <w:r w:rsidRPr="00421379">
                  <w:rPr>
                    <w:rStyle w:val="Hyperlink"/>
                    <w:noProof/>
                  </w:rPr>
                  <w:t>Project Questions:</w:t>
                </w:r>
                <w:r>
                  <w:rPr>
                    <w:noProof/>
                    <w:webHidden/>
                  </w:rPr>
                  <w:tab/>
                </w:r>
                <w:r>
                  <w:rPr>
                    <w:noProof/>
                    <w:webHidden/>
                  </w:rPr>
                  <w:fldChar w:fldCharType="begin"/>
                </w:r>
                <w:r>
                  <w:rPr>
                    <w:noProof/>
                    <w:webHidden/>
                  </w:rPr>
                  <w:instrText xml:space="preserve"> PAGEREF _Toc216173914 \h </w:instrText>
                </w:r>
                <w:r>
                  <w:rPr>
                    <w:noProof/>
                    <w:webHidden/>
                  </w:rPr>
                </w:r>
                <w:r>
                  <w:rPr>
                    <w:noProof/>
                    <w:webHidden/>
                  </w:rPr>
                  <w:fldChar w:fldCharType="separate"/>
                </w:r>
                <w:r>
                  <w:rPr>
                    <w:noProof/>
                    <w:webHidden/>
                  </w:rPr>
                  <w:t>5</w:t>
                </w:r>
                <w:r>
                  <w:rPr>
                    <w:noProof/>
                    <w:webHidden/>
                  </w:rPr>
                  <w:fldChar w:fldCharType="end"/>
                </w:r>
              </w:hyperlink>
            </w:p>
            <w:p w14:paraId="724A5207" w14:textId="6D390917" w:rsidR="00317203" w:rsidRDefault="00317203">
              <w:pPr>
                <w:pStyle w:val="TOC1"/>
                <w:tabs>
                  <w:tab w:val="right" w:leader="dot" w:pos="10200"/>
                </w:tabs>
                <w:rPr>
                  <w:rFonts w:eastAsiaTheme="minorEastAsia"/>
                  <w:noProof/>
                  <w:lang w:eastAsia="en-NZ"/>
                </w:rPr>
              </w:pPr>
              <w:hyperlink w:anchor="_Toc216173915" w:history="1">
                <w:r w:rsidRPr="00421379">
                  <w:rPr>
                    <w:rStyle w:val="Hyperlink"/>
                    <w:noProof/>
                  </w:rPr>
                  <w:t>LITERATURE REVIEW:</w:t>
                </w:r>
                <w:r>
                  <w:rPr>
                    <w:noProof/>
                    <w:webHidden/>
                  </w:rPr>
                  <w:tab/>
                </w:r>
                <w:r>
                  <w:rPr>
                    <w:noProof/>
                    <w:webHidden/>
                  </w:rPr>
                  <w:fldChar w:fldCharType="begin"/>
                </w:r>
                <w:r>
                  <w:rPr>
                    <w:noProof/>
                    <w:webHidden/>
                  </w:rPr>
                  <w:instrText xml:space="preserve"> PAGEREF _Toc216173915 \h </w:instrText>
                </w:r>
                <w:r>
                  <w:rPr>
                    <w:noProof/>
                    <w:webHidden/>
                  </w:rPr>
                </w:r>
                <w:r>
                  <w:rPr>
                    <w:noProof/>
                    <w:webHidden/>
                  </w:rPr>
                  <w:fldChar w:fldCharType="separate"/>
                </w:r>
                <w:r>
                  <w:rPr>
                    <w:noProof/>
                    <w:webHidden/>
                  </w:rPr>
                  <w:t>6</w:t>
                </w:r>
                <w:r>
                  <w:rPr>
                    <w:noProof/>
                    <w:webHidden/>
                  </w:rPr>
                  <w:fldChar w:fldCharType="end"/>
                </w:r>
              </w:hyperlink>
            </w:p>
            <w:p w14:paraId="2839CBA8" w14:textId="7161551A" w:rsidR="00317203" w:rsidRDefault="00317203">
              <w:pPr>
                <w:pStyle w:val="TOC1"/>
                <w:tabs>
                  <w:tab w:val="right" w:leader="dot" w:pos="10200"/>
                </w:tabs>
                <w:rPr>
                  <w:rFonts w:eastAsiaTheme="minorEastAsia"/>
                  <w:noProof/>
                  <w:lang w:eastAsia="en-NZ"/>
                </w:rPr>
              </w:pPr>
              <w:hyperlink w:anchor="_Toc216173916" w:history="1">
                <w:r w:rsidRPr="00421379">
                  <w:rPr>
                    <w:rStyle w:val="Hyperlink"/>
                    <w:noProof/>
                  </w:rPr>
                  <w:t>Project Design:</w:t>
                </w:r>
                <w:r>
                  <w:rPr>
                    <w:noProof/>
                    <w:webHidden/>
                  </w:rPr>
                  <w:tab/>
                </w:r>
                <w:r>
                  <w:rPr>
                    <w:noProof/>
                    <w:webHidden/>
                  </w:rPr>
                  <w:fldChar w:fldCharType="begin"/>
                </w:r>
                <w:r>
                  <w:rPr>
                    <w:noProof/>
                    <w:webHidden/>
                  </w:rPr>
                  <w:instrText xml:space="preserve"> PAGEREF _Toc216173916 \h </w:instrText>
                </w:r>
                <w:r>
                  <w:rPr>
                    <w:noProof/>
                    <w:webHidden/>
                  </w:rPr>
                </w:r>
                <w:r>
                  <w:rPr>
                    <w:noProof/>
                    <w:webHidden/>
                  </w:rPr>
                  <w:fldChar w:fldCharType="separate"/>
                </w:r>
                <w:r>
                  <w:rPr>
                    <w:noProof/>
                    <w:webHidden/>
                  </w:rPr>
                  <w:t>7</w:t>
                </w:r>
                <w:r>
                  <w:rPr>
                    <w:noProof/>
                    <w:webHidden/>
                  </w:rPr>
                  <w:fldChar w:fldCharType="end"/>
                </w:r>
              </w:hyperlink>
            </w:p>
            <w:p w14:paraId="4C46C246" w14:textId="3E3182F4" w:rsidR="00317203" w:rsidRDefault="00317203">
              <w:pPr>
                <w:pStyle w:val="TOC2"/>
                <w:tabs>
                  <w:tab w:val="right" w:leader="dot" w:pos="10200"/>
                </w:tabs>
                <w:rPr>
                  <w:rFonts w:eastAsiaTheme="minorEastAsia"/>
                  <w:noProof/>
                  <w:lang w:eastAsia="en-NZ"/>
                </w:rPr>
              </w:pPr>
              <w:hyperlink w:anchor="_Toc216173917" w:history="1">
                <w:r w:rsidRPr="00421379">
                  <w:rPr>
                    <w:rStyle w:val="Hyperlink"/>
                    <w:noProof/>
                  </w:rPr>
                  <w:t>Data Sources:</w:t>
                </w:r>
                <w:r>
                  <w:rPr>
                    <w:noProof/>
                    <w:webHidden/>
                  </w:rPr>
                  <w:tab/>
                </w:r>
                <w:r>
                  <w:rPr>
                    <w:noProof/>
                    <w:webHidden/>
                  </w:rPr>
                  <w:fldChar w:fldCharType="begin"/>
                </w:r>
                <w:r>
                  <w:rPr>
                    <w:noProof/>
                    <w:webHidden/>
                  </w:rPr>
                  <w:instrText xml:space="preserve"> PAGEREF _Toc216173917 \h </w:instrText>
                </w:r>
                <w:r>
                  <w:rPr>
                    <w:noProof/>
                    <w:webHidden/>
                  </w:rPr>
                </w:r>
                <w:r>
                  <w:rPr>
                    <w:noProof/>
                    <w:webHidden/>
                  </w:rPr>
                  <w:fldChar w:fldCharType="separate"/>
                </w:r>
                <w:r>
                  <w:rPr>
                    <w:noProof/>
                    <w:webHidden/>
                  </w:rPr>
                  <w:t>9</w:t>
                </w:r>
                <w:r>
                  <w:rPr>
                    <w:noProof/>
                    <w:webHidden/>
                  </w:rPr>
                  <w:fldChar w:fldCharType="end"/>
                </w:r>
              </w:hyperlink>
            </w:p>
            <w:p w14:paraId="5197D3E4" w14:textId="2E8B982E" w:rsidR="00317203" w:rsidRDefault="00317203">
              <w:pPr>
                <w:pStyle w:val="TOC2"/>
                <w:tabs>
                  <w:tab w:val="right" w:leader="dot" w:pos="10200"/>
                </w:tabs>
                <w:rPr>
                  <w:rFonts w:eastAsiaTheme="minorEastAsia"/>
                  <w:noProof/>
                  <w:lang w:eastAsia="en-NZ"/>
                </w:rPr>
              </w:pPr>
              <w:hyperlink w:anchor="_Toc216173918" w:history="1">
                <w:r w:rsidRPr="00421379">
                  <w:rPr>
                    <w:rStyle w:val="Hyperlink"/>
                    <w:noProof/>
                  </w:rPr>
                  <w:t>Data Ingestion &amp; Storage:</w:t>
                </w:r>
                <w:r>
                  <w:rPr>
                    <w:noProof/>
                    <w:webHidden/>
                  </w:rPr>
                  <w:tab/>
                </w:r>
                <w:r>
                  <w:rPr>
                    <w:noProof/>
                    <w:webHidden/>
                  </w:rPr>
                  <w:fldChar w:fldCharType="begin"/>
                </w:r>
                <w:r>
                  <w:rPr>
                    <w:noProof/>
                    <w:webHidden/>
                  </w:rPr>
                  <w:instrText xml:space="preserve"> PAGEREF _Toc216173918 \h </w:instrText>
                </w:r>
                <w:r>
                  <w:rPr>
                    <w:noProof/>
                    <w:webHidden/>
                  </w:rPr>
                </w:r>
                <w:r>
                  <w:rPr>
                    <w:noProof/>
                    <w:webHidden/>
                  </w:rPr>
                  <w:fldChar w:fldCharType="separate"/>
                </w:r>
                <w:r>
                  <w:rPr>
                    <w:noProof/>
                    <w:webHidden/>
                  </w:rPr>
                  <w:t>10</w:t>
                </w:r>
                <w:r>
                  <w:rPr>
                    <w:noProof/>
                    <w:webHidden/>
                  </w:rPr>
                  <w:fldChar w:fldCharType="end"/>
                </w:r>
              </w:hyperlink>
            </w:p>
            <w:p w14:paraId="48A8B136" w14:textId="60DBC1D6" w:rsidR="00317203" w:rsidRDefault="00317203">
              <w:pPr>
                <w:pStyle w:val="TOC2"/>
                <w:tabs>
                  <w:tab w:val="right" w:leader="dot" w:pos="10200"/>
                </w:tabs>
                <w:rPr>
                  <w:rFonts w:eastAsiaTheme="minorEastAsia"/>
                  <w:noProof/>
                  <w:lang w:eastAsia="en-NZ"/>
                </w:rPr>
              </w:pPr>
              <w:hyperlink w:anchor="_Toc216173919" w:history="1">
                <w:r w:rsidRPr="00421379">
                  <w:rPr>
                    <w:rStyle w:val="Hyperlink"/>
                    <w:noProof/>
                  </w:rPr>
                  <w:t>Data Processing &amp; Feature Engineering:</w:t>
                </w:r>
                <w:r>
                  <w:rPr>
                    <w:noProof/>
                    <w:webHidden/>
                  </w:rPr>
                  <w:tab/>
                </w:r>
                <w:r>
                  <w:rPr>
                    <w:noProof/>
                    <w:webHidden/>
                  </w:rPr>
                  <w:fldChar w:fldCharType="begin"/>
                </w:r>
                <w:r>
                  <w:rPr>
                    <w:noProof/>
                    <w:webHidden/>
                  </w:rPr>
                  <w:instrText xml:space="preserve"> PAGEREF _Toc216173919 \h </w:instrText>
                </w:r>
                <w:r>
                  <w:rPr>
                    <w:noProof/>
                    <w:webHidden/>
                  </w:rPr>
                </w:r>
                <w:r>
                  <w:rPr>
                    <w:noProof/>
                    <w:webHidden/>
                  </w:rPr>
                  <w:fldChar w:fldCharType="separate"/>
                </w:r>
                <w:r>
                  <w:rPr>
                    <w:noProof/>
                    <w:webHidden/>
                  </w:rPr>
                  <w:t>10</w:t>
                </w:r>
                <w:r>
                  <w:rPr>
                    <w:noProof/>
                    <w:webHidden/>
                  </w:rPr>
                  <w:fldChar w:fldCharType="end"/>
                </w:r>
              </w:hyperlink>
            </w:p>
            <w:p w14:paraId="0AA3473A" w14:textId="6EB729CA" w:rsidR="00317203" w:rsidRDefault="00317203">
              <w:pPr>
                <w:pStyle w:val="TOC2"/>
                <w:tabs>
                  <w:tab w:val="right" w:leader="dot" w:pos="10200"/>
                </w:tabs>
                <w:rPr>
                  <w:rFonts w:eastAsiaTheme="minorEastAsia"/>
                  <w:noProof/>
                  <w:lang w:eastAsia="en-NZ"/>
                </w:rPr>
              </w:pPr>
              <w:hyperlink w:anchor="_Toc216173920" w:history="1">
                <w:r w:rsidRPr="00421379">
                  <w:rPr>
                    <w:rStyle w:val="Hyperlink"/>
                    <w:noProof/>
                  </w:rPr>
                  <w:t>Modelling Pipeline:</w:t>
                </w:r>
                <w:r>
                  <w:rPr>
                    <w:noProof/>
                    <w:webHidden/>
                  </w:rPr>
                  <w:tab/>
                </w:r>
                <w:r>
                  <w:rPr>
                    <w:noProof/>
                    <w:webHidden/>
                  </w:rPr>
                  <w:fldChar w:fldCharType="begin"/>
                </w:r>
                <w:r>
                  <w:rPr>
                    <w:noProof/>
                    <w:webHidden/>
                  </w:rPr>
                  <w:instrText xml:space="preserve"> PAGEREF _Toc216173920 \h </w:instrText>
                </w:r>
                <w:r>
                  <w:rPr>
                    <w:noProof/>
                    <w:webHidden/>
                  </w:rPr>
                </w:r>
                <w:r>
                  <w:rPr>
                    <w:noProof/>
                    <w:webHidden/>
                  </w:rPr>
                  <w:fldChar w:fldCharType="separate"/>
                </w:r>
                <w:r>
                  <w:rPr>
                    <w:noProof/>
                    <w:webHidden/>
                  </w:rPr>
                  <w:t>10</w:t>
                </w:r>
                <w:r>
                  <w:rPr>
                    <w:noProof/>
                    <w:webHidden/>
                  </w:rPr>
                  <w:fldChar w:fldCharType="end"/>
                </w:r>
              </w:hyperlink>
            </w:p>
            <w:p w14:paraId="34F0310C" w14:textId="223684CC" w:rsidR="00317203" w:rsidRDefault="00317203">
              <w:pPr>
                <w:pStyle w:val="TOC2"/>
                <w:tabs>
                  <w:tab w:val="right" w:leader="dot" w:pos="10200"/>
                </w:tabs>
                <w:rPr>
                  <w:rFonts w:eastAsiaTheme="minorEastAsia"/>
                  <w:noProof/>
                  <w:lang w:eastAsia="en-NZ"/>
                </w:rPr>
              </w:pPr>
              <w:hyperlink w:anchor="_Toc216173921" w:history="1">
                <w:r w:rsidRPr="00421379">
                  <w:rPr>
                    <w:rStyle w:val="Hyperlink"/>
                    <w:noProof/>
                  </w:rPr>
                  <w:t>Output and Visualisation:</w:t>
                </w:r>
                <w:r>
                  <w:rPr>
                    <w:noProof/>
                    <w:webHidden/>
                  </w:rPr>
                  <w:tab/>
                </w:r>
                <w:r>
                  <w:rPr>
                    <w:noProof/>
                    <w:webHidden/>
                  </w:rPr>
                  <w:fldChar w:fldCharType="begin"/>
                </w:r>
                <w:r>
                  <w:rPr>
                    <w:noProof/>
                    <w:webHidden/>
                  </w:rPr>
                  <w:instrText xml:space="preserve"> PAGEREF _Toc216173921 \h </w:instrText>
                </w:r>
                <w:r>
                  <w:rPr>
                    <w:noProof/>
                    <w:webHidden/>
                  </w:rPr>
                </w:r>
                <w:r>
                  <w:rPr>
                    <w:noProof/>
                    <w:webHidden/>
                  </w:rPr>
                  <w:fldChar w:fldCharType="separate"/>
                </w:r>
                <w:r>
                  <w:rPr>
                    <w:noProof/>
                    <w:webHidden/>
                  </w:rPr>
                  <w:t>11</w:t>
                </w:r>
                <w:r>
                  <w:rPr>
                    <w:noProof/>
                    <w:webHidden/>
                  </w:rPr>
                  <w:fldChar w:fldCharType="end"/>
                </w:r>
              </w:hyperlink>
            </w:p>
            <w:p w14:paraId="7D965CF1" w14:textId="02E16D0D" w:rsidR="00317203" w:rsidRDefault="00317203">
              <w:pPr>
                <w:pStyle w:val="TOC2"/>
                <w:tabs>
                  <w:tab w:val="right" w:leader="dot" w:pos="10200"/>
                </w:tabs>
                <w:rPr>
                  <w:rFonts w:eastAsiaTheme="minorEastAsia"/>
                  <w:noProof/>
                  <w:lang w:eastAsia="en-NZ"/>
                </w:rPr>
              </w:pPr>
              <w:hyperlink w:anchor="_Toc216173922" w:history="1">
                <w:r w:rsidRPr="00421379">
                  <w:rPr>
                    <w:rStyle w:val="Hyperlink"/>
                    <w:noProof/>
                  </w:rPr>
                  <w:t>Integration and System Architecture Overview:</w:t>
                </w:r>
                <w:r>
                  <w:rPr>
                    <w:noProof/>
                    <w:webHidden/>
                  </w:rPr>
                  <w:tab/>
                </w:r>
                <w:r>
                  <w:rPr>
                    <w:noProof/>
                    <w:webHidden/>
                  </w:rPr>
                  <w:fldChar w:fldCharType="begin"/>
                </w:r>
                <w:r>
                  <w:rPr>
                    <w:noProof/>
                    <w:webHidden/>
                  </w:rPr>
                  <w:instrText xml:space="preserve"> PAGEREF _Toc216173922 \h </w:instrText>
                </w:r>
                <w:r>
                  <w:rPr>
                    <w:noProof/>
                    <w:webHidden/>
                  </w:rPr>
                </w:r>
                <w:r>
                  <w:rPr>
                    <w:noProof/>
                    <w:webHidden/>
                  </w:rPr>
                  <w:fldChar w:fldCharType="separate"/>
                </w:r>
                <w:r>
                  <w:rPr>
                    <w:noProof/>
                    <w:webHidden/>
                  </w:rPr>
                  <w:t>11</w:t>
                </w:r>
                <w:r>
                  <w:rPr>
                    <w:noProof/>
                    <w:webHidden/>
                  </w:rPr>
                  <w:fldChar w:fldCharType="end"/>
                </w:r>
              </w:hyperlink>
            </w:p>
            <w:p w14:paraId="0C78839D" w14:textId="1DC4CD40" w:rsidR="00317203" w:rsidRDefault="00317203">
              <w:pPr>
                <w:pStyle w:val="TOC2"/>
                <w:tabs>
                  <w:tab w:val="right" w:leader="dot" w:pos="10200"/>
                </w:tabs>
                <w:rPr>
                  <w:rFonts w:eastAsiaTheme="minorEastAsia"/>
                  <w:noProof/>
                  <w:lang w:eastAsia="en-NZ"/>
                </w:rPr>
              </w:pPr>
              <w:hyperlink w:anchor="_Toc216173923" w:history="1">
                <w:r w:rsidRPr="00421379">
                  <w:rPr>
                    <w:rStyle w:val="Hyperlink"/>
                    <w:noProof/>
                  </w:rPr>
                  <w:t>Security, Ethics, and Compliance:</w:t>
                </w:r>
                <w:r>
                  <w:rPr>
                    <w:noProof/>
                    <w:webHidden/>
                  </w:rPr>
                  <w:tab/>
                </w:r>
                <w:r>
                  <w:rPr>
                    <w:noProof/>
                    <w:webHidden/>
                  </w:rPr>
                  <w:fldChar w:fldCharType="begin"/>
                </w:r>
                <w:r>
                  <w:rPr>
                    <w:noProof/>
                    <w:webHidden/>
                  </w:rPr>
                  <w:instrText xml:space="preserve"> PAGEREF _Toc216173923 \h </w:instrText>
                </w:r>
                <w:r>
                  <w:rPr>
                    <w:noProof/>
                    <w:webHidden/>
                  </w:rPr>
                </w:r>
                <w:r>
                  <w:rPr>
                    <w:noProof/>
                    <w:webHidden/>
                  </w:rPr>
                  <w:fldChar w:fldCharType="separate"/>
                </w:r>
                <w:r>
                  <w:rPr>
                    <w:noProof/>
                    <w:webHidden/>
                  </w:rPr>
                  <w:t>11</w:t>
                </w:r>
                <w:r>
                  <w:rPr>
                    <w:noProof/>
                    <w:webHidden/>
                  </w:rPr>
                  <w:fldChar w:fldCharType="end"/>
                </w:r>
              </w:hyperlink>
            </w:p>
            <w:p w14:paraId="065DCD78" w14:textId="607A3876" w:rsidR="00317203" w:rsidRDefault="00317203">
              <w:pPr>
                <w:pStyle w:val="TOC1"/>
                <w:tabs>
                  <w:tab w:val="right" w:leader="dot" w:pos="10200"/>
                </w:tabs>
                <w:rPr>
                  <w:rFonts w:eastAsiaTheme="minorEastAsia"/>
                  <w:noProof/>
                  <w:lang w:eastAsia="en-NZ"/>
                </w:rPr>
              </w:pPr>
              <w:hyperlink w:anchor="_Toc216173924" w:history="1">
                <w:r w:rsidRPr="00421379">
                  <w:rPr>
                    <w:rStyle w:val="Hyperlink"/>
                    <w:noProof/>
                  </w:rPr>
                  <w:t>Project Development:</w:t>
                </w:r>
                <w:r>
                  <w:rPr>
                    <w:noProof/>
                    <w:webHidden/>
                  </w:rPr>
                  <w:tab/>
                </w:r>
                <w:r>
                  <w:rPr>
                    <w:noProof/>
                    <w:webHidden/>
                  </w:rPr>
                  <w:fldChar w:fldCharType="begin"/>
                </w:r>
                <w:r>
                  <w:rPr>
                    <w:noProof/>
                    <w:webHidden/>
                  </w:rPr>
                  <w:instrText xml:space="preserve"> PAGEREF _Toc216173924 \h </w:instrText>
                </w:r>
                <w:r>
                  <w:rPr>
                    <w:noProof/>
                    <w:webHidden/>
                  </w:rPr>
                </w:r>
                <w:r>
                  <w:rPr>
                    <w:noProof/>
                    <w:webHidden/>
                  </w:rPr>
                  <w:fldChar w:fldCharType="separate"/>
                </w:r>
                <w:r>
                  <w:rPr>
                    <w:noProof/>
                    <w:webHidden/>
                  </w:rPr>
                  <w:t>12</w:t>
                </w:r>
                <w:r>
                  <w:rPr>
                    <w:noProof/>
                    <w:webHidden/>
                  </w:rPr>
                  <w:fldChar w:fldCharType="end"/>
                </w:r>
              </w:hyperlink>
            </w:p>
            <w:p w14:paraId="57A0273F" w14:textId="45D096F8" w:rsidR="00317203" w:rsidRDefault="00317203">
              <w:pPr>
                <w:pStyle w:val="TOC2"/>
                <w:tabs>
                  <w:tab w:val="right" w:leader="dot" w:pos="10200"/>
                </w:tabs>
                <w:rPr>
                  <w:rFonts w:eastAsiaTheme="minorEastAsia"/>
                  <w:noProof/>
                  <w:lang w:eastAsia="en-NZ"/>
                </w:rPr>
              </w:pPr>
              <w:hyperlink w:anchor="_Toc216173925" w:history="1">
                <w:r w:rsidRPr="00421379">
                  <w:rPr>
                    <w:rStyle w:val="Hyperlink"/>
                    <w:noProof/>
                  </w:rPr>
                  <w:t>Implementation Integration:</w:t>
                </w:r>
                <w:r>
                  <w:rPr>
                    <w:noProof/>
                    <w:webHidden/>
                  </w:rPr>
                  <w:tab/>
                </w:r>
                <w:r>
                  <w:rPr>
                    <w:noProof/>
                    <w:webHidden/>
                  </w:rPr>
                  <w:fldChar w:fldCharType="begin"/>
                </w:r>
                <w:r>
                  <w:rPr>
                    <w:noProof/>
                    <w:webHidden/>
                  </w:rPr>
                  <w:instrText xml:space="preserve"> PAGEREF _Toc216173925 \h </w:instrText>
                </w:r>
                <w:r>
                  <w:rPr>
                    <w:noProof/>
                    <w:webHidden/>
                  </w:rPr>
                </w:r>
                <w:r>
                  <w:rPr>
                    <w:noProof/>
                    <w:webHidden/>
                  </w:rPr>
                  <w:fldChar w:fldCharType="separate"/>
                </w:r>
                <w:r>
                  <w:rPr>
                    <w:noProof/>
                    <w:webHidden/>
                  </w:rPr>
                  <w:t>12</w:t>
                </w:r>
                <w:r>
                  <w:rPr>
                    <w:noProof/>
                    <w:webHidden/>
                  </w:rPr>
                  <w:fldChar w:fldCharType="end"/>
                </w:r>
              </w:hyperlink>
            </w:p>
            <w:p w14:paraId="360E6DA2" w14:textId="24CFA2CA" w:rsidR="00317203" w:rsidRDefault="00317203">
              <w:pPr>
                <w:pStyle w:val="TOC2"/>
                <w:tabs>
                  <w:tab w:val="right" w:leader="dot" w:pos="10200"/>
                </w:tabs>
                <w:rPr>
                  <w:rFonts w:eastAsiaTheme="minorEastAsia"/>
                  <w:noProof/>
                  <w:lang w:eastAsia="en-NZ"/>
                </w:rPr>
              </w:pPr>
              <w:hyperlink w:anchor="_Toc216173926" w:history="1">
                <w:r w:rsidRPr="00421379">
                  <w:rPr>
                    <w:rStyle w:val="Hyperlink"/>
                    <w:noProof/>
                  </w:rPr>
                  <w:t>Data Engineering:</w:t>
                </w:r>
                <w:r>
                  <w:rPr>
                    <w:noProof/>
                    <w:webHidden/>
                  </w:rPr>
                  <w:tab/>
                </w:r>
                <w:r>
                  <w:rPr>
                    <w:noProof/>
                    <w:webHidden/>
                  </w:rPr>
                  <w:fldChar w:fldCharType="begin"/>
                </w:r>
                <w:r>
                  <w:rPr>
                    <w:noProof/>
                    <w:webHidden/>
                  </w:rPr>
                  <w:instrText xml:space="preserve"> PAGEREF _Toc216173926 \h </w:instrText>
                </w:r>
                <w:r>
                  <w:rPr>
                    <w:noProof/>
                    <w:webHidden/>
                  </w:rPr>
                </w:r>
                <w:r>
                  <w:rPr>
                    <w:noProof/>
                    <w:webHidden/>
                  </w:rPr>
                  <w:fldChar w:fldCharType="separate"/>
                </w:r>
                <w:r>
                  <w:rPr>
                    <w:noProof/>
                    <w:webHidden/>
                  </w:rPr>
                  <w:t>12</w:t>
                </w:r>
                <w:r>
                  <w:rPr>
                    <w:noProof/>
                    <w:webHidden/>
                  </w:rPr>
                  <w:fldChar w:fldCharType="end"/>
                </w:r>
              </w:hyperlink>
            </w:p>
            <w:p w14:paraId="6290C035" w14:textId="6B090A48" w:rsidR="00317203" w:rsidRDefault="00317203">
              <w:pPr>
                <w:pStyle w:val="TOC1"/>
                <w:tabs>
                  <w:tab w:val="right" w:leader="dot" w:pos="10200"/>
                </w:tabs>
                <w:rPr>
                  <w:rFonts w:eastAsiaTheme="minorEastAsia"/>
                  <w:noProof/>
                  <w:lang w:eastAsia="en-NZ"/>
                </w:rPr>
              </w:pPr>
              <w:hyperlink w:anchor="_Toc216173927" w:history="1">
                <w:r w:rsidRPr="00421379">
                  <w:rPr>
                    <w:rStyle w:val="Hyperlink"/>
                    <w:noProof/>
                  </w:rPr>
                  <w:t>Testing and Evaluation</w:t>
                </w:r>
                <w:r>
                  <w:rPr>
                    <w:noProof/>
                    <w:webHidden/>
                  </w:rPr>
                  <w:tab/>
                </w:r>
                <w:r>
                  <w:rPr>
                    <w:noProof/>
                    <w:webHidden/>
                  </w:rPr>
                  <w:fldChar w:fldCharType="begin"/>
                </w:r>
                <w:r>
                  <w:rPr>
                    <w:noProof/>
                    <w:webHidden/>
                  </w:rPr>
                  <w:instrText xml:space="preserve"> PAGEREF _Toc216173927 \h </w:instrText>
                </w:r>
                <w:r>
                  <w:rPr>
                    <w:noProof/>
                    <w:webHidden/>
                  </w:rPr>
                </w:r>
                <w:r>
                  <w:rPr>
                    <w:noProof/>
                    <w:webHidden/>
                  </w:rPr>
                  <w:fldChar w:fldCharType="separate"/>
                </w:r>
                <w:r>
                  <w:rPr>
                    <w:noProof/>
                    <w:webHidden/>
                  </w:rPr>
                  <w:t>15</w:t>
                </w:r>
                <w:r>
                  <w:rPr>
                    <w:noProof/>
                    <w:webHidden/>
                  </w:rPr>
                  <w:fldChar w:fldCharType="end"/>
                </w:r>
              </w:hyperlink>
            </w:p>
            <w:p w14:paraId="662AA1B8" w14:textId="22EBC893" w:rsidR="00317203" w:rsidRDefault="00317203">
              <w:pPr>
                <w:pStyle w:val="TOC2"/>
                <w:tabs>
                  <w:tab w:val="right" w:leader="dot" w:pos="10200"/>
                </w:tabs>
                <w:rPr>
                  <w:rFonts w:eastAsiaTheme="minorEastAsia"/>
                  <w:noProof/>
                  <w:lang w:eastAsia="en-NZ"/>
                </w:rPr>
              </w:pPr>
              <w:hyperlink w:anchor="_Toc216173928" w:history="1">
                <w:r w:rsidRPr="00421379">
                  <w:rPr>
                    <w:rStyle w:val="Hyperlink"/>
                    <w:noProof/>
                  </w:rPr>
                  <w:t>Model Development &amp; Tuning:</w:t>
                </w:r>
                <w:r>
                  <w:rPr>
                    <w:noProof/>
                    <w:webHidden/>
                  </w:rPr>
                  <w:tab/>
                </w:r>
                <w:r>
                  <w:rPr>
                    <w:noProof/>
                    <w:webHidden/>
                  </w:rPr>
                  <w:fldChar w:fldCharType="begin"/>
                </w:r>
                <w:r>
                  <w:rPr>
                    <w:noProof/>
                    <w:webHidden/>
                  </w:rPr>
                  <w:instrText xml:space="preserve"> PAGEREF _Toc216173928 \h </w:instrText>
                </w:r>
                <w:r>
                  <w:rPr>
                    <w:noProof/>
                    <w:webHidden/>
                  </w:rPr>
                </w:r>
                <w:r>
                  <w:rPr>
                    <w:noProof/>
                    <w:webHidden/>
                  </w:rPr>
                  <w:fldChar w:fldCharType="separate"/>
                </w:r>
                <w:r>
                  <w:rPr>
                    <w:noProof/>
                    <w:webHidden/>
                  </w:rPr>
                  <w:t>15</w:t>
                </w:r>
                <w:r>
                  <w:rPr>
                    <w:noProof/>
                    <w:webHidden/>
                  </w:rPr>
                  <w:fldChar w:fldCharType="end"/>
                </w:r>
              </w:hyperlink>
            </w:p>
            <w:p w14:paraId="0C8B0256" w14:textId="555DF5D4" w:rsidR="00317203" w:rsidRDefault="00317203">
              <w:pPr>
                <w:pStyle w:val="TOC1"/>
                <w:tabs>
                  <w:tab w:val="right" w:leader="dot" w:pos="10200"/>
                </w:tabs>
                <w:rPr>
                  <w:rFonts w:eastAsiaTheme="minorEastAsia"/>
                  <w:noProof/>
                  <w:lang w:eastAsia="en-NZ"/>
                </w:rPr>
              </w:pPr>
              <w:hyperlink w:anchor="_Toc216173929" w:history="1">
                <w:r w:rsidRPr="00421379">
                  <w:rPr>
                    <w:rStyle w:val="Hyperlink"/>
                    <w:noProof/>
                  </w:rPr>
                  <w:t>Maintenance and Scaling:</w:t>
                </w:r>
                <w:r>
                  <w:rPr>
                    <w:noProof/>
                    <w:webHidden/>
                  </w:rPr>
                  <w:tab/>
                </w:r>
                <w:r>
                  <w:rPr>
                    <w:noProof/>
                    <w:webHidden/>
                  </w:rPr>
                  <w:fldChar w:fldCharType="begin"/>
                </w:r>
                <w:r>
                  <w:rPr>
                    <w:noProof/>
                    <w:webHidden/>
                  </w:rPr>
                  <w:instrText xml:space="preserve"> PAGEREF _Toc216173929 \h </w:instrText>
                </w:r>
                <w:r>
                  <w:rPr>
                    <w:noProof/>
                    <w:webHidden/>
                  </w:rPr>
                </w:r>
                <w:r>
                  <w:rPr>
                    <w:noProof/>
                    <w:webHidden/>
                  </w:rPr>
                  <w:fldChar w:fldCharType="separate"/>
                </w:r>
                <w:r>
                  <w:rPr>
                    <w:noProof/>
                    <w:webHidden/>
                  </w:rPr>
                  <w:t>21</w:t>
                </w:r>
                <w:r>
                  <w:rPr>
                    <w:noProof/>
                    <w:webHidden/>
                  </w:rPr>
                  <w:fldChar w:fldCharType="end"/>
                </w:r>
              </w:hyperlink>
            </w:p>
            <w:p w14:paraId="4BE565B3" w14:textId="4D90D749" w:rsidR="00317203" w:rsidRDefault="00317203">
              <w:pPr>
                <w:pStyle w:val="TOC2"/>
                <w:tabs>
                  <w:tab w:val="right" w:leader="dot" w:pos="10200"/>
                </w:tabs>
                <w:rPr>
                  <w:rFonts w:eastAsiaTheme="minorEastAsia"/>
                  <w:noProof/>
                  <w:lang w:eastAsia="en-NZ"/>
                </w:rPr>
              </w:pPr>
              <w:hyperlink w:anchor="_Toc216173930" w:history="1">
                <w:r w:rsidRPr="00421379">
                  <w:rPr>
                    <w:rStyle w:val="Hyperlink"/>
                    <w:noProof/>
                  </w:rPr>
                  <w:t>Feedback Loop and Continuous Learning:</w:t>
                </w:r>
                <w:r>
                  <w:rPr>
                    <w:noProof/>
                    <w:webHidden/>
                  </w:rPr>
                  <w:tab/>
                </w:r>
                <w:r>
                  <w:rPr>
                    <w:noProof/>
                    <w:webHidden/>
                  </w:rPr>
                  <w:fldChar w:fldCharType="begin"/>
                </w:r>
                <w:r>
                  <w:rPr>
                    <w:noProof/>
                    <w:webHidden/>
                  </w:rPr>
                  <w:instrText xml:space="preserve"> PAGEREF _Toc216173930 \h </w:instrText>
                </w:r>
                <w:r>
                  <w:rPr>
                    <w:noProof/>
                    <w:webHidden/>
                  </w:rPr>
                </w:r>
                <w:r>
                  <w:rPr>
                    <w:noProof/>
                    <w:webHidden/>
                  </w:rPr>
                  <w:fldChar w:fldCharType="separate"/>
                </w:r>
                <w:r>
                  <w:rPr>
                    <w:noProof/>
                    <w:webHidden/>
                  </w:rPr>
                  <w:t>22</w:t>
                </w:r>
                <w:r>
                  <w:rPr>
                    <w:noProof/>
                    <w:webHidden/>
                  </w:rPr>
                  <w:fldChar w:fldCharType="end"/>
                </w:r>
              </w:hyperlink>
            </w:p>
            <w:p w14:paraId="3A7B504E" w14:textId="39262C7C" w:rsidR="00317203" w:rsidRDefault="00317203">
              <w:pPr>
                <w:pStyle w:val="TOC1"/>
                <w:tabs>
                  <w:tab w:val="right" w:leader="dot" w:pos="10200"/>
                </w:tabs>
                <w:rPr>
                  <w:rFonts w:eastAsiaTheme="minorEastAsia"/>
                  <w:noProof/>
                  <w:lang w:eastAsia="en-NZ"/>
                </w:rPr>
              </w:pPr>
              <w:hyperlink w:anchor="_Toc216173931" w:history="1">
                <w:r w:rsidRPr="00421379">
                  <w:rPr>
                    <w:rStyle w:val="Hyperlink"/>
                    <w:noProof/>
                  </w:rPr>
                  <w:t>Streamlit App:</w:t>
                </w:r>
                <w:r>
                  <w:rPr>
                    <w:noProof/>
                    <w:webHidden/>
                  </w:rPr>
                  <w:tab/>
                </w:r>
                <w:r>
                  <w:rPr>
                    <w:noProof/>
                    <w:webHidden/>
                  </w:rPr>
                  <w:fldChar w:fldCharType="begin"/>
                </w:r>
                <w:r>
                  <w:rPr>
                    <w:noProof/>
                    <w:webHidden/>
                  </w:rPr>
                  <w:instrText xml:space="preserve"> PAGEREF _Toc216173931 \h </w:instrText>
                </w:r>
                <w:r>
                  <w:rPr>
                    <w:noProof/>
                    <w:webHidden/>
                  </w:rPr>
                </w:r>
                <w:r>
                  <w:rPr>
                    <w:noProof/>
                    <w:webHidden/>
                  </w:rPr>
                  <w:fldChar w:fldCharType="separate"/>
                </w:r>
                <w:r>
                  <w:rPr>
                    <w:noProof/>
                    <w:webHidden/>
                  </w:rPr>
                  <w:t>22</w:t>
                </w:r>
                <w:r>
                  <w:rPr>
                    <w:noProof/>
                    <w:webHidden/>
                  </w:rPr>
                  <w:fldChar w:fldCharType="end"/>
                </w:r>
              </w:hyperlink>
            </w:p>
            <w:p w14:paraId="27C496BB" w14:textId="7D6BA5C9" w:rsidR="00317203" w:rsidRDefault="00317203">
              <w:pPr>
                <w:pStyle w:val="TOC1"/>
                <w:tabs>
                  <w:tab w:val="right" w:leader="dot" w:pos="10200"/>
                </w:tabs>
                <w:rPr>
                  <w:rFonts w:eastAsiaTheme="minorEastAsia"/>
                  <w:noProof/>
                  <w:lang w:eastAsia="en-NZ"/>
                </w:rPr>
              </w:pPr>
              <w:hyperlink w:anchor="_Toc216173932" w:history="1">
                <w:r w:rsidRPr="00421379">
                  <w:rPr>
                    <w:rStyle w:val="Hyperlink"/>
                    <w:noProof/>
                  </w:rPr>
                  <w:t>DISCUSSION</w:t>
                </w:r>
                <w:r>
                  <w:rPr>
                    <w:noProof/>
                    <w:webHidden/>
                  </w:rPr>
                  <w:tab/>
                </w:r>
                <w:r>
                  <w:rPr>
                    <w:noProof/>
                    <w:webHidden/>
                  </w:rPr>
                  <w:fldChar w:fldCharType="begin"/>
                </w:r>
                <w:r>
                  <w:rPr>
                    <w:noProof/>
                    <w:webHidden/>
                  </w:rPr>
                  <w:instrText xml:space="preserve"> PAGEREF _Toc216173932 \h </w:instrText>
                </w:r>
                <w:r>
                  <w:rPr>
                    <w:noProof/>
                    <w:webHidden/>
                  </w:rPr>
                </w:r>
                <w:r>
                  <w:rPr>
                    <w:noProof/>
                    <w:webHidden/>
                  </w:rPr>
                  <w:fldChar w:fldCharType="separate"/>
                </w:r>
                <w:r>
                  <w:rPr>
                    <w:noProof/>
                    <w:webHidden/>
                  </w:rPr>
                  <w:t>22</w:t>
                </w:r>
                <w:r>
                  <w:rPr>
                    <w:noProof/>
                    <w:webHidden/>
                  </w:rPr>
                  <w:fldChar w:fldCharType="end"/>
                </w:r>
              </w:hyperlink>
            </w:p>
            <w:p w14:paraId="3BD747F8" w14:textId="6D281274" w:rsidR="00317203" w:rsidRDefault="00317203">
              <w:pPr>
                <w:pStyle w:val="TOC2"/>
                <w:tabs>
                  <w:tab w:val="right" w:leader="dot" w:pos="10200"/>
                </w:tabs>
                <w:rPr>
                  <w:rFonts w:eastAsiaTheme="minorEastAsia"/>
                  <w:noProof/>
                  <w:lang w:eastAsia="en-NZ"/>
                </w:rPr>
              </w:pPr>
              <w:hyperlink w:anchor="_Toc216173933" w:history="1">
                <w:r w:rsidRPr="00421379">
                  <w:rPr>
                    <w:rStyle w:val="Hyperlink"/>
                    <w:noProof/>
                  </w:rPr>
                  <w:t>Reflection:</w:t>
                </w:r>
                <w:r>
                  <w:rPr>
                    <w:noProof/>
                    <w:webHidden/>
                  </w:rPr>
                  <w:tab/>
                </w:r>
                <w:r>
                  <w:rPr>
                    <w:noProof/>
                    <w:webHidden/>
                  </w:rPr>
                  <w:fldChar w:fldCharType="begin"/>
                </w:r>
                <w:r>
                  <w:rPr>
                    <w:noProof/>
                    <w:webHidden/>
                  </w:rPr>
                  <w:instrText xml:space="preserve"> PAGEREF _Toc216173933 \h </w:instrText>
                </w:r>
                <w:r>
                  <w:rPr>
                    <w:noProof/>
                    <w:webHidden/>
                  </w:rPr>
                </w:r>
                <w:r>
                  <w:rPr>
                    <w:noProof/>
                    <w:webHidden/>
                  </w:rPr>
                  <w:fldChar w:fldCharType="separate"/>
                </w:r>
                <w:r>
                  <w:rPr>
                    <w:noProof/>
                    <w:webHidden/>
                  </w:rPr>
                  <w:t>22</w:t>
                </w:r>
                <w:r>
                  <w:rPr>
                    <w:noProof/>
                    <w:webHidden/>
                  </w:rPr>
                  <w:fldChar w:fldCharType="end"/>
                </w:r>
              </w:hyperlink>
            </w:p>
            <w:p w14:paraId="4CF0CC3C" w14:textId="2FA65B56" w:rsidR="00317203" w:rsidRDefault="00317203">
              <w:pPr>
                <w:pStyle w:val="TOC1"/>
                <w:tabs>
                  <w:tab w:val="right" w:leader="dot" w:pos="10200"/>
                </w:tabs>
                <w:rPr>
                  <w:rFonts w:eastAsiaTheme="minorEastAsia"/>
                  <w:noProof/>
                  <w:lang w:eastAsia="en-NZ"/>
                </w:rPr>
              </w:pPr>
              <w:hyperlink w:anchor="_Toc216173934" w:history="1">
                <w:r w:rsidRPr="00421379">
                  <w:rPr>
                    <w:rStyle w:val="Hyperlink"/>
                    <w:noProof/>
                  </w:rPr>
                  <w:t>CONCLUSION</w:t>
                </w:r>
                <w:r>
                  <w:rPr>
                    <w:noProof/>
                    <w:webHidden/>
                  </w:rPr>
                  <w:tab/>
                </w:r>
                <w:r>
                  <w:rPr>
                    <w:noProof/>
                    <w:webHidden/>
                  </w:rPr>
                  <w:fldChar w:fldCharType="begin"/>
                </w:r>
                <w:r>
                  <w:rPr>
                    <w:noProof/>
                    <w:webHidden/>
                  </w:rPr>
                  <w:instrText xml:space="preserve"> PAGEREF _Toc216173934 \h </w:instrText>
                </w:r>
                <w:r>
                  <w:rPr>
                    <w:noProof/>
                    <w:webHidden/>
                  </w:rPr>
                </w:r>
                <w:r>
                  <w:rPr>
                    <w:noProof/>
                    <w:webHidden/>
                  </w:rPr>
                  <w:fldChar w:fldCharType="separate"/>
                </w:r>
                <w:r>
                  <w:rPr>
                    <w:noProof/>
                    <w:webHidden/>
                  </w:rPr>
                  <w:t>24</w:t>
                </w:r>
                <w:r>
                  <w:rPr>
                    <w:noProof/>
                    <w:webHidden/>
                  </w:rPr>
                  <w:fldChar w:fldCharType="end"/>
                </w:r>
              </w:hyperlink>
            </w:p>
            <w:p w14:paraId="4CD7FD27" w14:textId="614D60F3" w:rsidR="00317203" w:rsidRDefault="00317203">
              <w:pPr>
                <w:pStyle w:val="TOC2"/>
                <w:tabs>
                  <w:tab w:val="right" w:leader="dot" w:pos="10200"/>
                </w:tabs>
                <w:rPr>
                  <w:rFonts w:eastAsiaTheme="minorEastAsia"/>
                  <w:noProof/>
                  <w:lang w:eastAsia="en-NZ"/>
                </w:rPr>
              </w:pPr>
              <w:hyperlink w:anchor="_Toc216173935" w:history="1">
                <w:r w:rsidRPr="00421379">
                  <w:rPr>
                    <w:rStyle w:val="Hyperlink"/>
                    <w:noProof/>
                  </w:rPr>
                  <w:t>Findings:</w:t>
                </w:r>
                <w:r>
                  <w:rPr>
                    <w:noProof/>
                    <w:webHidden/>
                  </w:rPr>
                  <w:tab/>
                </w:r>
                <w:r>
                  <w:rPr>
                    <w:noProof/>
                    <w:webHidden/>
                  </w:rPr>
                  <w:fldChar w:fldCharType="begin"/>
                </w:r>
                <w:r>
                  <w:rPr>
                    <w:noProof/>
                    <w:webHidden/>
                  </w:rPr>
                  <w:instrText xml:space="preserve"> PAGEREF _Toc216173935 \h </w:instrText>
                </w:r>
                <w:r>
                  <w:rPr>
                    <w:noProof/>
                    <w:webHidden/>
                  </w:rPr>
                </w:r>
                <w:r>
                  <w:rPr>
                    <w:noProof/>
                    <w:webHidden/>
                  </w:rPr>
                  <w:fldChar w:fldCharType="separate"/>
                </w:r>
                <w:r>
                  <w:rPr>
                    <w:noProof/>
                    <w:webHidden/>
                  </w:rPr>
                  <w:t>24</w:t>
                </w:r>
                <w:r>
                  <w:rPr>
                    <w:noProof/>
                    <w:webHidden/>
                  </w:rPr>
                  <w:fldChar w:fldCharType="end"/>
                </w:r>
              </w:hyperlink>
            </w:p>
            <w:p w14:paraId="15179577" w14:textId="76E8086E" w:rsidR="00317203" w:rsidRDefault="00317203">
              <w:pPr>
                <w:pStyle w:val="TOC3"/>
                <w:tabs>
                  <w:tab w:val="right" w:leader="dot" w:pos="10200"/>
                </w:tabs>
                <w:rPr>
                  <w:rFonts w:eastAsiaTheme="minorEastAsia"/>
                  <w:noProof/>
                  <w:lang w:eastAsia="en-NZ"/>
                </w:rPr>
              </w:pPr>
              <w:hyperlink w:anchor="_Toc216173936" w:history="1">
                <w:r w:rsidRPr="00421379">
                  <w:rPr>
                    <w:rStyle w:val="Hyperlink"/>
                    <w:noProof/>
                  </w:rPr>
                  <w:t>Health &amp; Compliance Implications:</w:t>
                </w:r>
                <w:r>
                  <w:rPr>
                    <w:noProof/>
                    <w:webHidden/>
                  </w:rPr>
                  <w:tab/>
                </w:r>
                <w:r>
                  <w:rPr>
                    <w:noProof/>
                    <w:webHidden/>
                  </w:rPr>
                  <w:fldChar w:fldCharType="begin"/>
                </w:r>
                <w:r>
                  <w:rPr>
                    <w:noProof/>
                    <w:webHidden/>
                  </w:rPr>
                  <w:instrText xml:space="preserve"> PAGEREF _Toc216173936 \h </w:instrText>
                </w:r>
                <w:r>
                  <w:rPr>
                    <w:noProof/>
                    <w:webHidden/>
                  </w:rPr>
                </w:r>
                <w:r>
                  <w:rPr>
                    <w:noProof/>
                    <w:webHidden/>
                  </w:rPr>
                  <w:fldChar w:fldCharType="separate"/>
                </w:r>
                <w:r>
                  <w:rPr>
                    <w:noProof/>
                    <w:webHidden/>
                  </w:rPr>
                  <w:t>25</w:t>
                </w:r>
                <w:r>
                  <w:rPr>
                    <w:noProof/>
                    <w:webHidden/>
                  </w:rPr>
                  <w:fldChar w:fldCharType="end"/>
                </w:r>
              </w:hyperlink>
            </w:p>
            <w:p w14:paraId="44CDB6F8" w14:textId="7780EE6A" w:rsidR="00317203" w:rsidRDefault="00317203">
              <w:pPr>
                <w:pStyle w:val="TOC3"/>
                <w:tabs>
                  <w:tab w:val="right" w:leader="dot" w:pos="10200"/>
                </w:tabs>
                <w:rPr>
                  <w:rFonts w:eastAsiaTheme="minorEastAsia"/>
                  <w:noProof/>
                  <w:lang w:eastAsia="en-NZ"/>
                </w:rPr>
              </w:pPr>
              <w:hyperlink w:anchor="_Toc216173937" w:history="1">
                <w:r w:rsidRPr="00421379">
                  <w:rPr>
                    <w:rStyle w:val="Hyperlink"/>
                    <w:noProof/>
                  </w:rPr>
                  <w:t>Policy &amp; External Factors:</w:t>
                </w:r>
                <w:r>
                  <w:rPr>
                    <w:noProof/>
                    <w:webHidden/>
                  </w:rPr>
                  <w:tab/>
                </w:r>
                <w:r>
                  <w:rPr>
                    <w:noProof/>
                    <w:webHidden/>
                  </w:rPr>
                  <w:fldChar w:fldCharType="begin"/>
                </w:r>
                <w:r>
                  <w:rPr>
                    <w:noProof/>
                    <w:webHidden/>
                  </w:rPr>
                  <w:instrText xml:space="preserve"> PAGEREF _Toc216173937 \h </w:instrText>
                </w:r>
                <w:r>
                  <w:rPr>
                    <w:noProof/>
                    <w:webHidden/>
                  </w:rPr>
                </w:r>
                <w:r>
                  <w:rPr>
                    <w:noProof/>
                    <w:webHidden/>
                  </w:rPr>
                  <w:fldChar w:fldCharType="separate"/>
                </w:r>
                <w:r>
                  <w:rPr>
                    <w:noProof/>
                    <w:webHidden/>
                  </w:rPr>
                  <w:t>26</w:t>
                </w:r>
                <w:r>
                  <w:rPr>
                    <w:noProof/>
                    <w:webHidden/>
                  </w:rPr>
                  <w:fldChar w:fldCharType="end"/>
                </w:r>
              </w:hyperlink>
            </w:p>
            <w:p w14:paraId="22F11F8A" w14:textId="5442AE84" w:rsidR="00317203" w:rsidRDefault="00317203">
              <w:pPr>
                <w:pStyle w:val="TOC2"/>
                <w:tabs>
                  <w:tab w:val="right" w:leader="dot" w:pos="10200"/>
                </w:tabs>
                <w:rPr>
                  <w:rFonts w:eastAsiaTheme="minorEastAsia"/>
                  <w:noProof/>
                  <w:lang w:eastAsia="en-NZ"/>
                </w:rPr>
              </w:pPr>
              <w:hyperlink w:anchor="_Toc216173938" w:history="1">
                <w:r w:rsidRPr="00421379">
                  <w:rPr>
                    <w:rStyle w:val="Hyperlink"/>
                    <w:noProof/>
                  </w:rPr>
                  <w:t>Industry Impact:</w:t>
                </w:r>
                <w:r>
                  <w:rPr>
                    <w:noProof/>
                    <w:webHidden/>
                  </w:rPr>
                  <w:tab/>
                </w:r>
                <w:r>
                  <w:rPr>
                    <w:noProof/>
                    <w:webHidden/>
                  </w:rPr>
                  <w:fldChar w:fldCharType="begin"/>
                </w:r>
                <w:r>
                  <w:rPr>
                    <w:noProof/>
                    <w:webHidden/>
                  </w:rPr>
                  <w:instrText xml:space="preserve"> PAGEREF _Toc216173938 \h </w:instrText>
                </w:r>
                <w:r>
                  <w:rPr>
                    <w:noProof/>
                    <w:webHidden/>
                  </w:rPr>
                </w:r>
                <w:r>
                  <w:rPr>
                    <w:noProof/>
                    <w:webHidden/>
                  </w:rPr>
                  <w:fldChar w:fldCharType="separate"/>
                </w:r>
                <w:r>
                  <w:rPr>
                    <w:noProof/>
                    <w:webHidden/>
                  </w:rPr>
                  <w:t>26</w:t>
                </w:r>
                <w:r>
                  <w:rPr>
                    <w:noProof/>
                    <w:webHidden/>
                  </w:rPr>
                  <w:fldChar w:fldCharType="end"/>
                </w:r>
              </w:hyperlink>
            </w:p>
            <w:p w14:paraId="1753A3A3" w14:textId="03B66D2C" w:rsidR="00317203" w:rsidRDefault="00317203">
              <w:pPr>
                <w:pStyle w:val="TOC1"/>
                <w:tabs>
                  <w:tab w:val="right" w:leader="dot" w:pos="10200"/>
                </w:tabs>
                <w:rPr>
                  <w:rFonts w:eastAsiaTheme="minorEastAsia"/>
                  <w:noProof/>
                  <w:lang w:eastAsia="en-NZ"/>
                </w:rPr>
              </w:pPr>
              <w:hyperlink w:anchor="_Toc216173939" w:history="1">
                <w:r w:rsidRPr="00421379">
                  <w:rPr>
                    <w:rStyle w:val="Hyperlink"/>
                    <w:noProof/>
                  </w:rPr>
                  <w:t>FUTURE DIRECTIONS:</w:t>
                </w:r>
                <w:r>
                  <w:rPr>
                    <w:noProof/>
                    <w:webHidden/>
                  </w:rPr>
                  <w:tab/>
                </w:r>
                <w:r>
                  <w:rPr>
                    <w:noProof/>
                    <w:webHidden/>
                  </w:rPr>
                  <w:fldChar w:fldCharType="begin"/>
                </w:r>
                <w:r>
                  <w:rPr>
                    <w:noProof/>
                    <w:webHidden/>
                  </w:rPr>
                  <w:instrText xml:space="preserve"> PAGEREF _Toc216173939 \h </w:instrText>
                </w:r>
                <w:r>
                  <w:rPr>
                    <w:noProof/>
                    <w:webHidden/>
                  </w:rPr>
                </w:r>
                <w:r>
                  <w:rPr>
                    <w:noProof/>
                    <w:webHidden/>
                  </w:rPr>
                  <w:fldChar w:fldCharType="separate"/>
                </w:r>
                <w:r>
                  <w:rPr>
                    <w:noProof/>
                    <w:webHidden/>
                  </w:rPr>
                  <w:t>26</w:t>
                </w:r>
                <w:r>
                  <w:rPr>
                    <w:noProof/>
                    <w:webHidden/>
                  </w:rPr>
                  <w:fldChar w:fldCharType="end"/>
                </w:r>
              </w:hyperlink>
            </w:p>
            <w:p w14:paraId="7EB96805" w14:textId="37E94C35" w:rsidR="00317203" w:rsidRDefault="00317203">
              <w:pPr>
                <w:pStyle w:val="TOC1"/>
                <w:tabs>
                  <w:tab w:val="right" w:leader="dot" w:pos="10200"/>
                </w:tabs>
                <w:rPr>
                  <w:rFonts w:eastAsiaTheme="minorEastAsia"/>
                  <w:noProof/>
                  <w:lang w:eastAsia="en-NZ"/>
                </w:rPr>
              </w:pPr>
              <w:hyperlink w:anchor="_Toc216173940" w:history="1">
                <w:r w:rsidRPr="00421379">
                  <w:rPr>
                    <w:rStyle w:val="Hyperlink"/>
                    <w:noProof/>
                  </w:rPr>
                  <w:t>References:</w:t>
                </w:r>
                <w:r>
                  <w:rPr>
                    <w:noProof/>
                    <w:webHidden/>
                  </w:rPr>
                  <w:tab/>
                </w:r>
                <w:r>
                  <w:rPr>
                    <w:noProof/>
                    <w:webHidden/>
                  </w:rPr>
                  <w:fldChar w:fldCharType="begin"/>
                </w:r>
                <w:r>
                  <w:rPr>
                    <w:noProof/>
                    <w:webHidden/>
                  </w:rPr>
                  <w:instrText xml:space="preserve"> PAGEREF _Toc216173940 \h </w:instrText>
                </w:r>
                <w:r>
                  <w:rPr>
                    <w:noProof/>
                    <w:webHidden/>
                  </w:rPr>
                </w:r>
                <w:r>
                  <w:rPr>
                    <w:noProof/>
                    <w:webHidden/>
                  </w:rPr>
                  <w:fldChar w:fldCharType="separate"/>
                </w:r>
                <w:r>
                  <w:rPr>
                    <w:noProof/>
                    <w:webHidden/>
                  </w:rPr>
                  <w:t>27</w:t>
                </w:r>
                <w:r>
                  <w:rPr>
                    <w:noProof/>
                    <w:webHidden/>
                  </w:rPr>
                  <w:fldChar w:fldCharType="end"/>
                </w:r>
              </w:hyperlink>
            </w:p>
            <w:p w14:paraId="29D896C8" w14:textId="5D008CCC" w:rsidR="00317203" w:rsidRDefault="00317203">
              <w:pPr>
                <w:pStyle w:val="TOC1"/>
                <w:tabs>
                  <w:tab w:val="right" w:leader="dot" w:pos="10200"/>
                </w:tabs>
                <w:rPr>
                  <w:rFonts w:eastAsiaTheme="minorEastAsia"/>
                  <w:noProof/>
                  <w:lang w:eastAsia="en-NZ"/>
                </w:rPr>
              </w:pPr>
              <w:hyperlink w:anchor="_Toc216173941" w:history="1">
                <w:r w:rsidRPr="00421379">
                  <w:rPr>
                    <w:rStyle w:val="Hyperlink"/>
                    <w:noProof/>
                  </w:rPr>
                  <w:t>Github:</w:t>
                </w:r>
                <w:r>
                  <w:rPr>
                    <w:noProof/>
                    <w:webHidden/>
                  </w:rPr>
                  <w:tab/>
                </w:r>
                <w:r>
                  <w:rPr>
                    <w:noProof/>
                    <w:webHidden/>
                  </w:rPr>
                  <w:fldChar w:fldCharType="begin"/>
                </w:r>
                <w:r>
                  <w:rPr>
                    <w:noProof/>
                    <w:webHidden/>
                  </w:rPr>
                  <w:instrText xml:space="preserve"> PAGEREF _Toc216173941 \h </w:instrText>
                </w:r>
                <w:r>
                  <w:rPr>
                    <w:noProof/>
                    <w:webHidden/>
                  </w:rPr>
                </w:r>
                <w:r>
                  <w:rPr>
                    <w:noProof/>
                    <w:webHidden/>
                  </w:rPr>
                  <w:fldChar w:fldCharType="separate"/>
                </w:r>
                <w:r>
                  <w:rPr>
                    <w:noProof/>
                    <w:webHidden/>
                  </w:rPr>
                  <w:t>5</w:t>
                </w:r>
                <w:r>
                  <w:rPr>
                    <w:noProof/>
                    <w:webHidden/>
                  </w:rPr>
                  <w:fldChar w:fldCharType="end"/>
                </w:r>
              </w:hyperlink>
            </w:p>
            <w:p w14:paraId="25CC65C1" w14:textId="7E6D81C3" w:rsidR="00EC17D1" w:rsidRPr="00317203" w:rsidRDefault="00317203" w:rsidP="00317203">
              <w:r>
                <w:rPr>
                  <w:b/>
                  <w:bCs/>
                  <w:noProof/>
                </w:rPr>
                <w:fldChar w:fldCharType="end"/>
              </w:r>
            </w:p>
          </w:sdtContent>
        </w:sdt>
      </w:sdtContent>
    </w:sdt>
    <w:p w14:paraId="2D6857EF" w14:textId="77777777" w:rsidR="00EC17D1" w:rsidRDefault="00EC17D1" w:rsidP="00EC17D1">
      <w:pPr>
        <w:pStyle w:val="Heading1"/>
      </w:pPr>
      <w:bookmarkStart w:id="0" w:name="_Toc216121473"/>
      <w:bookmarkStart w:id="1" w:name="_Toc216173912"/>
      <w:r w:rsidRPr="00EC17D1">
        <w:t>Abstract</w:t>
      </w:r>
      <w:r>
        <w:t>:</w:t>
      </w:r>
      <w:bookmarkEnd w:id="0"/>
      <w:bookmarkEnd w:id="1"/>
    </w:p>
    <w:p w14:paraId="170235DB" w14:textId="77777777" w:rsidR="00EC17D1" w:rsidRDefault="00EC17D1" w:rsidP="00EC17D1"/>
    <w:p w14:paraId="4AD8D7B8" w14:textId="77777777" w:rsidR="00DD6937" w:rsidRPr="00DD6937" w:rsidRDefault="00DD6937" w:rsidP="0069478C">
      <w:pPr>
        <w:jc w:val="both"/>
      </w:pPr>
      <w:r w:rsidRPr="00DD6937">
        <w:t>Air quality monitoring has been carried out throughout the year with ongoing exceedances of major pollutants at many sites around Auckland, although these exceedances have occurred when pollution standards were still met. This research examined data collected by air quality monitors across Auckland's entire network of monitor sites to assess (1) how often, and where, such exceedances have occurred in relation to time, and location, (2) what temporal and spatial factors drive exceedances, and (3) to develop predictive models for assessing exceedance risk to provide information to inform decisions.</w:t>
      </w:r>
    </w:p>
    <w:p w14:paraId="7BD87A6B" w14:textId="77777777" w:rsidR="00DD6937" w:rsidRPr="00DD6937" w:rsidRDefault="00DD6937" w:rsidP="0069478C">
      <w:pPr>
        <w:jc w:val="both"/>
      </w:pPr>
      <w:r w:rsidRPr="00DD6937">
        <w:t xml:space="preserve">The analytical pipeline combined the data from each of the site monitors (one 1C and one 2C file per site), removed erroneous or missing data, added lagged variables and weather-related features, and applied a multi-model ensemble that uses combinations of Gradient Boosting, Random Forest, and Long-Short Term Memory (LSTM) models to produce a prediction of exceedance risk for the next </w:t>
      </w:r>
      <w:r w:rsidR="009851B9">
        <w:t>30</w:t>
      </w:r>
      <w:r w:rsidRPr="00DD6937">
        <w:t xml:space="preserve"> days; ARIMA/SARIMA models were also employed to characterize seasonal trends.</w:t>
      </w:r>
    </w:p>
    <w:p w14:paraId="7DD32C8C" w14:textId="13D36BCE" w:rsidR="7B131F37" w:rsidRDefault="7B131F37" w:rsidP="75BB464B">
      <w:pPr>
        <w:jc w:val="both"/>
        <w:rPr>
          <w:rFonts w:ascii="Aptos" w:eastAsia="Aptos" w:hAnsi="Aptos" w:cs="Aptos"/>
        </w:rPr>
      </w:pPr>
      <w:r>
        <w:t>Based on the qualitative evaluation of the predictive models demonstrated a strong</w:t>
      </w:r>
      <w:r w:rsidR="0F53F219">
        <w:t xml:space="preserve"> predictive performance between PM2.5 and NO2 pollutants. The ensemble of combining three machine learning</w:t>
      </w:r>
      <w:r w:rsidR="61EA240A">
        <w:t xml:space="preserve"> such as Random Forest, Gradient Boosting, and LSTM produced a stable short-term prediction with CI and no </w:t>
      </w:r>
      <w:r w:rsidR="227DF08C">
        <w:t>predictive exceedance within the evaluated 3 days for PM2.5 which the ensemble reaches MAE of 0.91</w:t>
      </w:r>
      <w:r w:rsidR="55C64657">
        <w:t xml:space="preserve">, </w:t>
      </w:r>
      <w:r w:rsidR="227DF08C">
        <w:t>RMSE of 1.57</w:t>
      </w:r>
      <w:r w:rsidR="5EB68300">
        <w:t>, and R2 of 0.82</w:t>
      </w:r>
      <w:r w:rsidR="77F99442">
        <w:t xml:space="preserve"> </w:t>
      </w:r>
      <w:r w:rsidR="77F99442" w:rsidRPr="75BB464B">
        <w:rPr>
          <w:rFonts w:ascii="Aptos" w:eastAsia="Aptos" w:hAnsi="Aptos" w:cs="Aptos"/>
        </w:rPr>
        <w:t xml:space="preserve">with predicted values continuously being far below the 25 µg/m³ NESAQ 24-hour threshold. NO2 forecasting showed the same </w:t>
      </w:r>
      <w:r w:rsidR="0D9816C7" w:rsidRPr="75BB464B">
        <w:rPr>
          <w:rFonts w:ascii="Aptos" w:eastAsia="Aptos" w:hAnsi="Aptos" w:cs="Aptos"/>
        </w:rPr>
        <w:t xml:space="preserve">high accuracy </w:t>
      </w:r>
      <w:r w:rsidR="2F5B65F4" w:rsidRPr="75BB464B">
        <w:rPr>
          <w:rFonts w:ascii="Aptos" w:eastAsia="Aptos" w:hAnsi="Aptos" w:cs="Aptos"/>
        </w:rPr>
        <w:t>as</w:t>
      </w:r>
      <w:r w:rsidR="0D9816C7" w:rsidRPr="75BB464B">
        <w:rPr>
          <w:rFonts w:ascii="Aptos" w:eastAsia="Aptos" w:hAnsi="Aptos" w:cs="Aptos"/>
        </w:rPr>
        <w:t xml:space="preserve"> MAE of 3.11, RMSE of 4.55, and R2 of 0.85, and forecasted the concentration </w:t>
      </w:r>
      <w:r w:rsidR="577B6005" w:rsidRPr="75BB464B">
        <w:rPr>
          <w:rFonts w:ascii="Aptos" w:eastAsia="Aptos" w:hAnsi="Aptos" w:cs="Aptos"/>
        </w:rPr>
        <w:t>below the NESAQ threshold of 100µg/m³</w:t>
      </w:r>
      <w:r w:rsidR="2A3E9DE1" w:rsidRPr="75BB464B">
        <w:rPr>
          <w:rFonts w:ascii="Aptos" w:eastAsia="Aptos" w:hAnsi="Aptos" w:cs="Aptos"/>
        </w:rPr>
        <w:t xml:space="preserve">.  These measurements show that the models accurately captured the underlying pollutant behaviour, giving valid early-warning signals for potential of exceedance. </w:t>
      </w:r>
    </w:p>
    <w:p w14:paraId="3E500992" w14:textId="35A71C5E" w:rsidR="75BB464B" w:rsidRDefault="75BB464B" w:rsidP="75BB464B">
      <w:pPr>
        <w:jc w:val="both"/>
        <w:rPr>
          <w:rFonts w:ascii="Aptos" w:eastAsia="Aptos" w:hAnsi="Aptos" w:cs="Aptos"/>
        </w:rPr>
      </w:pPr>
    </w:p>
    <w:p w14:paraId="2CE50600" w14:textId="77777777" w:rsidR="00365088" w:rsidRDefault="00365088" w:rsidP="00EC17D1"/>
    <w:p w14:paraId="1169745E" w14:textId="3D500902" w:rsidR="008A1CDC" w:rsidRPr="00A17093" w:rsidRDefault="00845625" w:rsidP="00EC17D1">
      <w:pPr>
        <w:rPr>
          <w:rFonts w:ascii="Aptos" w:eastAsia="Aptos" w:hAnsi="Aptos" w:cs="Aptos"/>
          <w:color w:val="000000" w:themeColor="text1"/>
        </w:rPr>
      </w:pPr>
      <w:r w:rsidRPr="00845625">
        <w:rPr>
          <w:rFonts w:ascii="Aptos" w:eastAsia="Aptos" w:hAnsi="Aptos" w:cs="Aptos"/>
          <w:b/>
          <w:bCs/>
          <w:color w:val="000000" w:themeColor="text1"/>
        </w:rPr>
        <w:t>Keywords:</w:t>
      </w:r>
      <w:r w:rsidRPr="00845625">
        <w:rPr>
          <w:rFonts w:ascii="Aptos" w:eastAsia="Aptos" w:hAnsi="Aptos" w:cs="Aptos"/>
          <w:color w:val="000000" w:themeColor="text1"/>
        </w:rPr>
        <w:t xml:space="preserve"> Air quality; NESAQ; PM₂.₅; NO₂; hybrid forecasting; Random Forest; Gradient Boosting; LSTM; </w:t>
      </w:r>
      <w:proofErr w:type="spellStart"/>
      <w:r w:rsidRPr="00845625">
        <w:rPr>
          <w:rFonts w:ascii="Aptos" w:eastAsia="Aptos" w:hAnsi="Aptos" w:cs="Aptos"/>
          <w:color w:val="000000" w:themeColor="text1"/>
        </w:rPr>
        <w:t>Streamlit</w:t>
      </w:r>
      <w:proofErr w:type="spellEnd"/>
      <w:r w:rsidRPr="00845625">
        <w:rPr>
          <w:rFonts w:ascii="Aptos" w:eastAsia="Aptos" w:hAnsi="Aptos" w:cs="Aptos"/>
          <w:color w:val="000000" w:themeColor="text1"/>
        </w:rPr>
        <w:t>; Auckland</w:t>
      </w:r>
      <w:r>
        <w:rPr>
          <w:rFonts w:ascii="Aptos" w:eastAsia="Aptos" w:hAnsi="Aptos" w:cs="Aptos"/>
          <w:color w:val="000000" w:themeColor="text1"/>
        </w:rPr>
        <w:t xml:space="preserve"> </w:t>
      </w:r>
    </w:p>
    <w:p w14:paraId="0F77F6F1" w14:textId="77777777" w:rsidR="00FF5C55" w:rsidRDefault="00FF5C55" w:rsidP="00EC17D1">
      <w:pPr>
        <w:rPr>
          <w:rFonts w:ascii="Aptos" w:eastAsia="Aptos" w:hAnsi="Aptos" w:cs="Aptos"/>
          <w:color w:val="000000" w:themeColor="text1"/>
        </w:rPr>
      </w:pPr>
    </w:p>
    <w:p w14:paraId="477BB4E4" w14:textId="77777777" w:rsidR="00317203" w:rsidRPr="00A17093" w:rsidRDefault="00317203" w:rsidP="00EC17D1">
      <w:pPr>
        <w:rPr>
          <w:rFonts w:ascii="Aptos" w:eastAsia="Aptos" w:hAnsi="Aptos" w:cs="Aptos"/>
          <w:color w:val="000000" w:themeColor="text1"/>
        </w:rPr>
      </w:pPr>
    </w:p>
    <w:p w14:paraId="15A20348" w14:textId="77777777" w:rsidR="00EC17D1" w:rsidRDefault="00EC17D1" w:rsidP="00EC17D1">
      <w:pPr>
        <w:pStyle w:val="Heading1"/>
      </w:pPr>
      <w:bookmarkStart w:id="2" w:name="_Toc216121474"/>
      <w:bookmarkStart w:id="3" w:name="_Toc216173913"/>
      <w:r w:rsidRPr="00EC17D1">
        <w:lastRenderedPageBreak/>
        <w:t>Introduction</w:t>
      </w:r>
      <w:r>
        <w:t>:</w:t>
      </w:r>
      <w:bookmarkEnd w:id="2"/>
      <w:bookmarkEnd w:id="3"/>
    </w:p>
    <w:p w14:paraId="03649F6D" w14:textId="77777777" w:rsidR="00CF06E1" w:rsidRDefault="00CF06E1"/>
    <w:p w14:paraId="4644C9E7" w14:textId="133E8296" w:rsidR="002D4BD4" w:rsidRPr="002D4BD4" w:rsidRDefault="002D4BD4" w:rsidP="0069478C">
      <w:pPr>
        <w:jc w:val="both"/>
      </w:pPr>
      <w:r w:rsidRPr="002D4BD4">
        <w:t>Urban pollution and the air quality in major cities are some of the most important factors in assessing the quality of life for residents of those cities. A good example of this would be Auckland, New Zealand's largest urban area. Auckland has many pollution challenges from vehicles, ports, industry</w:t>
      </w:r>
      <w:r w:rsidR="0069478C">
        <w:t>,</w:t>
      </w:r>
      <w:r w:rsidRPr="002D4BD4">
        <w:t xml:space="preserve"> and home heating. Although there are regulations (NESAQ) that outline allowable limits of pollutants (PM₁₀, PM₂.₅, NO₂, CO, O₃, SO₂), there have been continuous exceedances in some areas of the city. Exceedances lead to both human health issues and monetary expenses. The Ministry for the Environment and Auckland Council have stated that there continue to be localized risks from PM₂.₅ and NO₂ that correlate with traffic and seasonal weather patterns.</w:t>
      </w:r>
    </w:p>
    <w:p w14:paraId="4DA9F0EE" w14:textId="3736D097" w:rsidR="009C5783" w:rsidRDefault="002D4BD4" w:rsidP="0069478C">
      <w:pPr>
        <w:jc w:val="both"/>
      </w:pPr>
      <w:r w:rsidRPr="002D4BD4">
        <w:t xml:space="preserve">This capstone project addresses the operational needs of </w:t>
      </w:r>
      <w:r w:rsidR="0069478C">
        <w:t xml:space="preserve">the </w:t>
      </w:r>
      <w:r w:rsidRPr="002D4BD4">
        <w:t xml:space="preserve">Auckland Council to transition from providing only descriptive exceedance reports to providing predictive and actionable intelligence. Using the council’s collected monitoring data (completely merged 1C and 2C site datasets throughout the entire monitoring network), we will: measure the spatial and temporal exceedance frequencies; analyse and determine if any of the causal drivers (traffic volumes, wind direction, temperatures, humidity, black carbon) contributed to exceedance events; and create a real-time compatible forecasting model. Ultimately, our goal is to create a decision-making tool using </w:t>
      </w:r>
      <w:proofErr w:type="spellStart"/>
      <w:r w:rsidRPr="002D4BD4">
        <w:t>Streamlit</w:t>
      </w:r>
      <w:proofErr w:type="spellEnd"/>
      <w:r w:rsidRPr="002D4BD4">
        <w:t xml:space="preserve"> to allow non-technical users to visually review trends and forecast exceedance risks, allowing them to target specific mitigation strategies.</w:t>
      </w:r>
    </w:p>
    <w:p w14:paraId="13BE68BC" w14:textId="77777777" w:rsidR="00202322" w:rsidRPr="00202322" w:rsidRDefault="00202322" w:rsidP="00202322">
      <w:pPr>
        <w:jc w:val="both"/>
      </w:pPr>
      <w:r w:rsidRPr="00202322">
        <w:t xml:space="preserve">The project’s Minimum Viable Product (MVP) is an operational </w:t>
      </w:r>
      <w:proofErr w:type="spellStart"/>
      <w:r w:rsidRPr="00202322">
        <w:t>Streamlit</w:t>
      </w:r>
      <w:proofErr w:type="spellEnd"/>
      <w:r w:rsidRPr="00202322">
        <w:t xml:space="preserve"> dashboard which enables non-technical users within the Council to:</w:t>
      </w:r>
    </w:p>
    <w:p w14:paraId="0AC4AFDE" w14:textId="21E1F243" w:rsidR="00202322" w:rsidRPr="00202322" w:rsidRDefault="00437DB5" w:rsidP="00202322">
      <w:pPr>
        <w:pStyle w:val="ListParagraph"/>
        <w:numPr>
          <w:ilvl w:val="0"/>
          <w:numId w:val="26"/>
        </w:numPr>
        <w:jc w:val="both"/>
      </w:pPr>
      <w:r>
        <w:t xml:space="preserve">Explore </w:t>
      </w:r>
      <w:r w:rsidR="00202322">
        <w:t>E</w:t>
      </w:r>
      <w:r w:rsidR="00202322" w:rsidRPr="00202322">
        <w:t>xceedances across all monitoring sites,</w:t>
      </w:r>
    </w:p>
    <w:p w14:paraId="369B9AA3" w14:textId="124FE4E4" w:rsidR="00202322" w:rsidRDefault="00202322" w:rsidP="00202322">
      <w:pPr>
        <w:pStyle w:val="ListParagraph"/>
        <w:numPr>
          <w:ilvl w:val="0"/>
          <w:numId w:val="26"/>
        </w:numPr>
        <w:jc w:val="both"/>
      </w:pPr>
      <w:r>
        <w:t>Showcasing</w:t>
      </w:r>
      <w:r w:rsidRPr="00202322">
        <w:t xml:space="preserve"> the spatial and temporal patterns, and</w:t>
      </w:r>
    </w:p>
    <w:p w14:paraId="0A882188" w14:textId="67A5CD6E" w:rsidR="00202322" w:rsidRPr="00202322" w:rsidRDefault="00202322" w:rsidP="00202322">
      <w:pPr>
        <w:pStyle w:val="ListParagraph"/>
        <w:numPr>
          <w:ilvl w:val="0"/>
          <w:numId w:val="26"/>
        </w:numPr>
        <w:jc w:val="both"/>
      </w:pPr>
      <w:r w:rsidRPr="00202322">
        <w:t xml:space="preserve">look at hybrid-model exceedance forecasts produced by the Gradient Boosting, Random Forest, and LSTM ensemble </w:t>
      </w:r>
      <w:r w:rsidR="00437DB5" w:rsidRPr="00202322">
        <w:t>modelling</w:t>
      </w:r>
      <w:r w:rsidRPr="00202322">
        <w:t>.</w:t>
      </w:r>
    </w:p>
    <w:p w14:paraId="2951CBB1" w14:textId="18E7172B" w:rsidR="00124863" w:rsidRDefault="00202322" w:rsidP="00202322">
      <w:pPr>
        <w:jc w:val="both"/>
      </w:pPr>
      <w:r w:rsidRPr="00202322">
        <w:t>In essence, this MVP converts raw monitoring data into actionable intelligence. This enables the Council to make decisions around issues like transportation planning, emissions management, and winter season public health warnings, along with longer term environmental planning.</w:t>
      </w:r>
    </w:p>
    <w:p w14:paraId="4E15D311" w14:textId="373BA0EC" w:rsidR="009C5783" w:rsidRPr="002D4BD4" w:rsidRDefault="00124863" w:rsidP="0069478C">
      <w:pPr>
        <w:jc w:val="both"/>
      </w:pPr>
      <w:r w:rsidRPr="00124863">
        <w:t>Christian Tolentino</w:t>
      </w:r>
      <w:r>
        <w:t xml:space="preserve"> is the team leader and</w:t>
      </w:r>
      <w:r w:rsidRPr="00124863">
        <w:t xml:space="preserve"> oversees the overall technical direction of this project; he responsible for the integration of the forecasting models into the </w:t>
      </w:r>
      <w:proofErr w:type="spellStart"/>
      <w:r w:rsidRPr="00124863">
        <w:t>Streamlit</w:t>
      </w:r>
      <w:proofErr w:type="spellEnd"/>
      <w:r w:rsidRPr="00124863">
        <w:t xml:space="preserve"> dashboard. Matthew Tima co-leader/project manager, in addition to coordinating with the team on meeting deadlines and developing team's progress, is managing the datasets and clean-up, and has developed the Random Forest and Gradient Boosting components of the LSTM forecasting model. Juthaphat Apinanpisut researcher/writer is leading the research, literature review, and writing the documentation for this project to ensure that the theoretical framework is correct and the story is coherent. As a result of working together as a team, across data engineering, analytics, machine learning, and systems delivery, they </w:t>
      </w:r>
      <w:r w:rsidR="00ED66BC" w:rsidRPr="00124863">
        <w:t>can</w:t>
      </w:r>
      <w:r w:rsidRPr="00124863">
        <w:t xml:space="preserve"> meet the Council's operational needs.</w:t>
      </w:r>
    </w:p>
    <w:p w14:paraId="6FB5CFF6" w14:textId="77777777" w:rsidR="002D4BD4" w:rsidRPr="002D4BD4" w:rsidRDefault="002D4BD4" w:rsidP="0069478C">
      <w:pPr>
        <w:jc w:val="both"/>
      </w:pPr>
      <w:r w:rsidRPr="002D4BD4">
        <w:t>Project Objectives:</w:t>
      </w:r>
    </w:p>
    <w:p w14:paraId="2CF7FA18" w14:textId="4A09169B" w:rsidR="002D4BD4" w:rsidRPr="002D4BD4" w:rsidRDefault="002D4BD4" w:rsidP="0069478C">
      <w:pPr>
        <w:jc w:val="both"/>
      </w:pPr>
      <w:r w:rsidRPr="002D4BD4">
        <w:lastRenderedPageBreak/>
        <w:t xml:space="preserve">Create clean and well-documented datasets for each monitoring site so they can be reused by </w:t>
      </w:r>
      <w:r w:rsidR="0069478C">
        <w:t xml:space="preserve">the </w:t>
      </w:r>
      <w:r w:rsidRPr="002D4BD4">
        <w:t>Auckland Council.</w:t>
      </w:r>
    </w:p>
    <w:p w14:paraId="40422995" w14:textId="77777777" w:rsidR="002D4BD4" w:rsidRPr="002D4BD4" w:rsidRDefault="002D4BD4" w:rsidP="0069478C">
      <w:pPr>
        <w:jc w:val="both"/>
      </w:pPr>
      <w:r w:rsidRPr="002D4BD4">
        <w:t>Measure exceedance events for each pollutant at each location over time and display the information through interactive visualizations.</w:t>
      </w:r>
    </w:p>
    <w:p w14:paraId="4542222E" w14:textId="77777777" w:rsidR="002D4BD4" w:rsidRPr="002D4BD4" w:rsidRDefault="002D4BD4" w:rsidP="0069478C">
      <w:pPr>
        <w:jc w:val="both"/>
      </w:pPr>
      <w:r w:rsidRPr="002D4BD4">
        <w:t>Develop and test hybrid forecasting models (Gradient Boosting, Random Forest, LSTM Ensemble) and baseline ARIMA/SARIMA models for the seasonal aspect.</w:t>
      </w:r>
    </w:p>
    <w:p w14:paraId="15260B84" w14:textId="77777777" w:rsidR="002D4BD4" w:rsidRPr="002D4BD4" w:rsidRDefault="002D4BD4" w:rsidP="0069478C">
      <w:pPr>
        <w:jc w:val="both"/>
      </w:pPr>
      <w:r w:rsidRPr="002D4BD4">
        <w:t xml:space="preserve">Present the outputs within a </w:t>
      </w:r>
      <w:proofErr w:type="spellStart"/>
      <w:r w:rsidRPr="002D4BD4">
        <w:t>Streamlit</w:t>
      </w:r>
      <w:proofErr w:type="spellEnd"/>
      <w:r w:rsidRPr="002D4BD4">
        <w:t xml:space="preserve"> dashboard and describe how the ethical and compliance aspects of the data were handled.</w:t>
      </w:r>
    </w:p>
    <w:p w14:paraId="6F948165" w14:textId="05CB59DF" w:rsidR="002D4BD4" w:rsidRPr="002D4BD4" w:rsidRDefault="002D4BD4" w:rsidP="0069478C">
      <w:pPr>
        <w:jc w:val="both"/>
      </w:pPr>
      <w:r w:rsidRPr="002D4BD4">
        <w:t xml:space="preserve">The remainder of this report outlines the rationale, methodology, developmental process, and recommendations for the project. Section 4-6 </w:t>
      </w:r>
      <w:r w:rsidR="0069478C">
        <w:t>explains</w:t>
      </w:r>
      <w:r w:rsidR="0069478C" w:rsidRPr="002D4BD4">
        <w:t xml:space="preserve"> </w:t>
      </w:r>
      <w:r w:rsidRPr="002D4BD4">
        <w:t xml:space="preserve">research questions, background literature, and system design. Section 7-9 </w:t>
      </w:r>
      <w:r w:rsidR="0069478C">
        <w:t>details</w:t>
      </w:r>
      <w:r w:rsidR="0069478C" w:rsidRPr="002D4BD4">
        <w:t xml:space="preserve"> </w:t>
      </w:r>
      <w:r w:rsidRPr="002D4BD4">
        <w:t>data and analytical processes, and sections 10-11 outline interpretations, limitations, and recommendations.</w:t>
      </w:r>
    </w:p>
    <w:p w14:paraId="2F34F39B" w14:textId="757D7210" w:rsidR="002D4BD4" w:rsidRPr="002D4BD4" w:rsidRDefault="002D4BD4" w:rsidP="0069478C">
      <w:pPr>
        <w:jc w:val="both"/>
      </w:pPr>
      <w:r w:rsidRPr="002D4BD4">
        <w:t xml:space="preserve">Data cleaning (i.e., removal of invalid or negative values, timestamps aligned, </w:t>
      </w:r>
      <w:r w:rsidR="0069478C">
        <w:t xml:space="preserve">and </w:t>
      </w:r>
      <w:r w:rsidRPr="002D4BD4">
        <w:t xml:space="preserve">merged), exploratory data analysis, and initial forecasting development were conducted using Python. The project is currently creating ARIMA, Decision Trees, Random Forest, and Long Short-Term Memory (LSTM) models to predict exceedance risks for PM₂.₅ and NO₂. All results will be displayed through an interactive </w:t>
      </w:r>
      <w:proofErr w:type="spellStart"/>
      <w:r w:rsidRPr="002D4BD4">
        <w:t>Streamlit</w:t>
      </w:r>
      <w:proofErr w:type="spellEnd"/>
      <w:r w:rsidRPr="002D4BD4">
        <w:t xml:space="preserve"> dashboard created for Auckland Council, converting raw monitoring data into a usable decision-making tool.</w:t>
      </w:r>
    </w:p>
    <w:p w14:paraId="5285EE74" w14:textId="36B08A73" w:rsidR="00A17093" w:rsidRDefault="002D4BD4" w:rsidP="00A17093">
      <w:pPr>
        <w:jc w:val="both"/>
      </w:pPr>
      <w:r w:rsidRPr="002D4BD4">
        <w:t>The ultimate objective of this project is to transform the way Auckland reports on its air quality from merely monitoring (descriptive) to actively forecasting (proactive), thus enabling the city to make informed decisions about public health, transportation, and environmental policies.</w:t>
      </w:r>
    </w:p>
    <w:p w14:paraId="21432BB6" w14:textId="77777777" w:rsidR="00365088" w:rsidRDefault="00365088" w:rsidP="00365088">
      <w:pPr>
        <w:pStyle w:val="Heading1"/>
      </w:pPr>
      <w:bookmarkStart w:id="4" w:name="_Toc216121475"/>
      <w:bookmarkStart w:id="5" w:name="_Toc216173914"/>
      <w:r w:rsidRPr="00365088">
        <w:t>Project Questions</w:t>
      </w:r>
      <w:r>
        <w:t>:</w:t>
      </w:r>
      <w:bookmarkEnd w:id="4"/>
      <w:bookmarkEnd w:id="5"/>
    </w:p>
    <w:p w14:paraId="28F0B358" w14:textId="77777777" w:rsidR="577F358B" w:rsidRDefault="577F358B" w:rsidP="00787ACB">
      <w:pPr>
        <w:spacing w:after="0"/>
      </w:pPr>
    </w:p>
    <w:p w14:paraId="351D02B9" w14:textId="77777777" w:rsidR="00787ACB" w:rsidRDefault="00787ACB" w:rsidP="00787ACB">
      <w:pPr>
        <w:spacing w:after="0"/>
        <w:rPr>
          <w:rFonts w:ascii="Aptos" w:eastAsia="Aptos" w:hAnsi="Aptos" w:cs="Aptos"/>
        </w:rPr>
      </w:pPr>
      <w:r w:rsidRPr="00787ACB">
        <w:rPr>
          <w:rFonts w:ascii="Aptos" w:eastAsia="Aptos" w:hAnsi="Aptos" w:cs="Aptos"/>
        </w:rPr>
        <w:t>Council requires predictive insights to satisfy both its legal compliance and public health obligations as they relate to NESAQ. The following are five of the very complex business questions this project will frame:</w:t>
      </w:r>
    </w:p>
    <w:p w14:paraId="34FE3F2F" w14:textId="77777777" w:rsidR="00DF5264" w:rsidRPr="00787ACB" w:rsidRDefault="00DF5264" w:rsidP="00787ACB">
      <w:pPr>
        <w:spacing w:after="0"/>
        <w:rPr>
          <w:rFonts w:ascii="Aptos" w:eastAsia="Aptos" w:hAnsi="Aptos" w:cs="Aptos"/>
        </w:rPr>
      </w:pPr>
    </w:p>
    <w:p w14:paraId="43923DFE" w14:textId="02BF4956" w:rsidR="00467788" w:rsidRPr="006C4406" w:rsidRDefault="315144FA" w:rsidP="006C4406">
      <w:pPr>
        <w:pStyle w:val="ListParagraph"/>
        <w:numPr>
          <w:ilvl w:val="0"/>
          <w:numId w:val="6"/>
        </w:numPr>
        <w:spacing w:after="0"/>
        <w:rPr>
          <w:rFonts w:ascii="Aptos" w:eastAsia="Aptos" w:hAnsi="Aptos" w:cs="Aptos"/>
        </w:rPr>
      </w:pPr>
      <w:r w:rsidRPr="006F363E">
        <w:rPr>
          <w:rFonts w:ascii="Aptos" w:eastAsia="Aptos" w:hAnsi="Aptos" w:cs="Aptos"/>
          <w:b/>
          <w:bCs/>
        </w:rPr>
        <w:t>Exceedances</w:t>
      </w:r>
      <w:r w:rsidR="006C4406">
        <w:rPr>
          <w:rFonts w:ascii="Aptos" w:eastAsia="Aptos" w:hAnsi="Aptos" w:cs="Aptos"/>
          <w:b/>
          <w:bCs/>
        </w:rPr>
        <w:t>:</w:t>
      </w:r>
      <w:r w:rsidR="00467788">
        <w:rPr>
          <w:rFonts w:ascii="Aptos" w:eastAsia="Aptos" w:hAnsi="Aptos" w:cs="Aptos"/>
          <w:b/>
          <w:bCs/>
        </w:rPr>
        <w:t xml:space="preserve"> </w:t>
      </w:r>
    </w:p>
    <w:p w14:paraId="03697041" w14:textId="12FAC1FD" w:rsidR="00DB52F0" w:rsidRPr="006C4406" w:rsidRDefault="00467788" w:rsidP="006C4406">
      <w:pPr>
        <w:pStyle w:val="ListParagraph"/>
        <w:spacing w:after="0"/>
        <w:rPr>
          <w:rFonts w:ascii="Aptos" w:eastAsia="Aptos" w:hAnsi="Aptos" w:cs="Aptos"/>
        </w:rPr>
      </w:pPr>
      <w:r w:rsidRPr="00467788">
        <w:rPr>
          <w:rFonts w:ascii="Aptos" w:eastAsia="Aptos" w:hAnsi="Aptos" w:cs="Aptos"/>
        </w:rPr>
        <w:t>Question:</w:t>
      </w:r>
      <w:r w:rsidR="00DB52F0">
        <w:rPr>
          <w:rFonts w:ascii="Aptos" w:eastAsia="Aptos" w:hAnsi="Aptos" w:cs="Aptos"/>
        </w:rPr>
        <w:t xml:space="preserve"> </w:t>
      </w:r>
      <w:r w:rsidR="315144FA" w:rsidRPr="00DB52F0">
        <w:rPr>
          <w:rFonts w:ascii="Aptos" w:eastAsia="Aptos" w:hAnsi="Aptos" w:cs="Aptos"/>
        </w:rPr>
        <w:t xml:space="preserve">At what times and at which places did the Air Pollutants in Auckland (PM₂.₅, NO₂, CO, O₃, SO₂, PM₁₀) exceed the threshold values set by NESAQ during the monitoring period, and how often? </w:t>
      </w:r>
    </w:p>
    <w:p w14:paraId="37726186" w14:textId="77777777" w:rsidR="00DF5264" w:rsidRPr="00787ACB" w:rsidRDefault="00DF5264" w:rsidP="00787ACB">
      <w:pPr>
        <w:spacing w:after="0"/>
        <w:rPr>
          <w:rFonts w:ascii="Aptos" w:eastAsia="Aptos" w:hAnsi="Aptos" w:cs="Aptos"/>
        </w:rPr>
      </w:pPr>
    </w:p>
    <w:p w14:paraId="1B48695A" w14:textId="4D066378" w:rsidR="001127CD" w:rsidRPr="006C4406" w:rsidRDefault="00F7795D" w:rsidP="006C4406">
      <w:pPr>
        <w:pStyle w:val="ListParagraph"/>
        <w:numPr>
          <w:ilvl w:val="0"/>
          <w:numId w:val="6"/>
        </w:numPr>
        <w:spacing w:after="0"/>
        <w:rPr>
          <w:rFonts w:ascii="Aptos" w:eastAsia="Aptos" w:hAnsi="Aptos" w:cs="Aptos"/>
        </w:rPr>
      </w:pPr>
      <w:r w:rsidRPr="00C7229C">
        <w:rPr>
          <w:rFonts w:ascii="Aptos" w:eastAsia="Aptos" w:hAnsi="Aptos" w:cs="Aptos"/>
          <w:b/>
          <w:bCs/>
        </w:rPr>
        <w:t>Temporal Patterns</w:t>
      </w:r>
      <w:r w:rsidR="006C4406">
        <w:rPr>
          <w:rFonts w:ascii="Aptos" w:eastAsia="Aptos" w:hAnsi="Aptos" w:cs="Aptos"/>
        </w:rPr>
        <w:t>:</w:t>
      </w:r>
    </w:p>
    <w:p w14:paraId="3235663B" w14:textId="1D550212" w:rsidR="008B14B5" w:rsidRDefault="001127CD" w:rsidP="006C4406">
      <w:pPr>
        <w:pStyle w:val="ListParagraph"/>
        <w:spacing w:after="0"/>
        <w:rPr>
          <w:rFonts w:ascii="Aptos" w:eastAsia="Aptos" w:hAnsi="Aptos" w:cs="Aptos"/>
        </w:rPr>
      </w:pPr>
      <w:r w:rsidRPr="001127CD">
        <w:rPr>
          <w:rFonts w:ascii="Aptos" w:eastAsia="Aptos" w:hAnsi="Aptos" w:cs="Aptos"/>
        </w:rPr>
        <w:t>Question:</w:t>
      </w:r>
      <w:r w:rsidRPr="00C811D8">
        <w:rPr>
          <w:rFonts w:ascii="Aptos" w:eastAsia="Aptos" w:hAnsi="Aptos" w:cs="Aptos"/>
        </w:rPr>
        <w:t xml:space="preserve"> Are</w:t>
      </w:r>
      <w:r w:rsidR="00C811D8" w:rsidRPr="00C811D8">
        <w:rPr>
          <w:rFonts w:ascii="Aptos" w:eastAsia="Aptos" w:hAnsi="Aptos" w:cs="Aptos"/>
        </w:rPr>
        <w:t xml:space="preserve"> there seasonal, monthly, weekly and daily temporal patterns that can be identified from the excesses data</w:t>
      </w:r>
      <w:r w:rsidR="00787ACB" w:rsidRPr="003C4441">
        <w:rPr>
          <w:rFonts w:ascii="Aptos" w:eastAsia="Aptos" w:hAnsi="Aptos" w:cs="Aptos"/>
        </w:rPr>
        <w:t>?</w:t>
      </w:r>
    </w:p>
    <w:p w14:paraId="39547EDB" w14:textId="77777777" w:rsidR="006C4406" w:rsidRPr="006C4406" w:rsidRDefault="006C4406" w:rsidP="006C4406">
      <w:pPr>
        <w:pStyle w:val="ListParagraph"/>
        <w:spacing w:after="0"/>
        <w:rPr>
          <w:rFonts w:ascii="Aptos" w:eastAsia="Aptos" w:hAnsi="Aptos" w:cs="Aptos"/>
        </w:rPr>
      </w:pPr>
    </w:p>
    <w:p w14:paraId="6DF83749" w14:textId="3255488D" w:rsidR="007D60BE" w:rsidRPr="006C4406" w:rsidRDefault="315144FA" w:rsidP="006C4406">
      <w:pPr>
        <w:pStyle w:val="ListParagraph"/>
        <w:numPr>
          <w:ilvl w:val="0"/>
          <w:numId w:val="6"/>
        </w:numPr>
        <w:spacing w:after="0"/>
        <w:rPr>
          <w:rFonts w:ascii="Aptos" w:eastAsia="Aptos" w:hAnsi="Aptos" w:cs="Aptos"/>
        </w:rPr>
      </w:pPr>
      <w:r w:rsidRPr="00C7229C">
        <w:rPr>
          <w:rFonts w:ascii="Aptos" w:eastAsia="Aptos" w:hAnsi="Aptos" w:cs="Aptos"/>
          <w:b/>
          <w:bCs/>
        </w:rPr>
        <w:t>Spatial Distribution</w:t>
      </w:r>
      <w:r w:rsidRPr="315144FA">
        <w:rPr>
          <w:rFonts w:ascii="Aptos" w:eastAsia="Aptos" w:hAnsi="Aptos" w:cs="Aptos"/>
        </w:rPr>
        <w:t>:</w:t>
      </w:r>
    </w:p>
    <w:p w14:paraId="680AFB4E" w14:textId="01A4DC67" w:rsidR="00A84823" w:rsidRPr="006C4406" w:rsidRDefault="007D60BE" w:rsidP="006C4406">
      <w:pPr>
        <w:pStyle w:val="ListParagraph"/>
        <w:spacing w:after="0"/>
        <w:rPr>
          <w:rFonts w:ascii="Aptos" w:eastAsia="Aptos" w:hAnsi="Aptos" w:cs="Aptos"/>
        </w:rPr>
      </w:pPr>
      <w:r w:rsidRPr="007D60BE">
        <w:rPr>
          <w:rFonts w:ascii="Aptos" w:eastAsia="Aptos" w:hAnsi="Aptos" w:cs="Aptos"/>
        </w:rPr>
        <w:t>Question:</w:t>
      </w:r>
      <w:r w:rsidR="315144FA" w:rsidRPr="315144FA">
        <w:rPr>
          <w:rFonts w:ascii="Aptos" w:eastAsia="Aptos" w:hAnsi="Aptos" w:cs="Aptos"/>
        </w:rPr>
        <w:t xml:space="preserve"> Which monitoring locations or small areas of Auckland consistently record high levels of PM2.5/NO2 concentrations? </w:t>
      </w:r>
    </w:p>
    <w:p w14:paraId="1C7F71D8" w14:textId="77777777" w:rsidR="00FA3E2E" w:rsidRPr="00FA3E2E" w:rsidRDefault="00FA3E2E" w:rsidP="00FA3E2E">
      <w:pPr>
        <w:pStyle w:val="ListParagraph"/>
        <w:rPr>
          <w:rFonts w:ascii="Aptos" w:eastAsia="Aptos" w:hAnsi="Aptos" w:cs="Aptos"/>
        </w:rPr>
      </w:pPr>
    </w:p>
    <w:p w14:paraId="00DF2D94" w14:textId="4B88C9D6" w:rsidR="00A9681E" w:rsidRPr="006C4406" w:rsidRDefault="315144FA" w:rsidP="006C4406">
      <w:pPr>
        <w:pStyle w:val="ListParagraph"/>
        <w:numPr>
          <w:ilvl w:val="0"/>
          <w:numId w:val="6"/>
        </w:numPr>
        <w:spacing w:after="0"/>
        <w:rPr>
          <w:rFonts w:ascii="Aptos" w:eastAsia="Aptos" w:hAnsi="Aptos" w:cs="Aptos"/>
        </w:rPr>
      </w:pPr>
      <w:r w:rsidRPr="00C7229C">
        <w:rPr>
          <w:rFonts w:ascii="Aptos" w:eastAsia="Aptos" w:hAnsi="Aptos" w:cs="Aptos"/>
          <w:b/>
          <w:bCs/>
        </w:rPr>
        <w:t>Policy &amp; External Factors</w:t>
      </w:r>
      <w:r w:rsidRPr="315144FA">
        <w:rPr>
          <w:rFonts w:ascii="Aptos" w:eastAsia="Aptos" w:hAnsi="Aptos" w:cs="Aptos"/>
        </w:rPr>
        <w:t xml:space="preserve">: </w:t>
      </w:r>
    </w:p>
    <w:p w14:paraId="61275B80" w14:textId="77777777" w:rsidR="00F23A1A" w:rsidRDefault="00A9681E" w:rsidP="00F23A1A">
      <w:pPr>
        <w:pStyle w:val="ListParagraph"/>
        <w:spacing w:after="0"/>
        <w:rPr>
          <w:rFonts w:ascii="Aptos" w:eastAsia="Aptos" w:hAnsi="Aptos" w:cs="Aptos"/>
        </w:rPr>
      </w:pPr>
      <w:r w:rsidRPr="00A9681E">
        <w:rPr>
          <w:rFonts w:ascii="Aptos" w:eastAsia="Aptos" w:hAnsi="Aptos" w:cs="Aptos"/>
        </w:rPr>
        <w:t>Question:</w:t>
      </w:r>
      <w:r>
        <w:rPr>
          <w:rFonts w:ascii="Aptos" w:eastAsia="Aptos" w:hAnsi="Aptos" w:cs="Aptos"/>
          <w:b/>
          <w:bCs/>
        </w:rPr>
        <w:t xml:space="preserve"> </w:t>
      </w:r>
      <w:r w:rsidR="315144FA" w:rsidRPr="315144FA">
        <w:rPr>
          <w:rFonts w:ascii="Aptos" w:eastAsia="Aptos" w:hAnsi="Aptos" w:cs="Aptos"/>
        </w:rPr>
        <w:t xml:space="preserve">How has the introduction of new policies and regulations in New Zealand affected the frequency and intensity of exceedances of PM2.5 and NO2? </w:t>
      </w:r>
    </w:p>
    <w:p w14:paraId="7505485F" w14:textId="77777777" w:rsidR="00590945" w:rsidRPr="00590945" w:rsidRDefault="00590945" w:rsidP="315144FA">
      <w:pPr>
        <w:pStyle w:val="ListParagraph"/>
        <w:spacing w:after="0"/>
        <w:rPr>
          <w:rFonts w:ascii="Aptos" w:eastAsia="Aptos" w:hAnsi="Aptos" w:cs="Aptos"/>
        </w:rPr>
      </w:pPr>
    </w:p>
    <w:p w14:paraId="0A201817" w14:textId="5D0B6694" w:rsidR="00162E28" w:rsidRDefault="00F00B8F" w:rsidP="006C4406">
      <w:pPr>
        <w:pStyle w:val="ListParagraph"/>
        <w:numPr>
          <w:ilvl w:val="0"/>
          <w:numId w:val="6"/>
        </w:numPr>
        <w:spacing w:after="0"/>
      </w:pPr>
      <w:r w:rsidRPr="00F00B8F">
        <w:rPr>
          <w:b/>
          <w:bCs/>
        </w:rPr>
        <w:t>Health &amp; Regulatory Implications (Scope of Context)</w:t>
      </w:r>
      <w:r w:rsidR="315144FA" w:rsidRPr="315144FA">
        <w:t xml:space="preserve">: </w:t>
      </w:r>
    </w:p>
    <w:p w14:paraId="5CC329CF" w14:textId="0DE24061" w:rsidR="00F23A1A" w:rsidRDefault="00162E28" w:rsidP="00F23A1A">
      <w:pPr>
        <w:pStyle w:val="ListParagraph"/>
        <w:spacing w:after="0"/>
      </w:pPr>
      <w:r>
        <w:t xml:space="preserve">Question: </w:t>
      </w:r>
      <w:r w:rsidR="00D059EE" w:rsidRPr="00D059EE">
        <w:t>What are the broad implications of exceedances for public health and NESAQ compliance?</w:t>
      </w:r>
    </w:p>
    <w:p w14:paraId="7B17F6B2" w14:textId="77777777" w:rsidR="00590945" w:rsidRPr="00590945" w:rsidRDefault="00590945" w:rsidP="006C4406">
      <w:pPr>
        <w:spacing w:after="0"/>
        <w:rPr>
          <w:rFonts w:ascii="Aptos" w:eastAsia="Aptos" w:hAnsi="Aptos" w:cs="Aptos"/>
        </w:rPr>
      </w:pPr>
    </w:p>
    <w:p w14:paraId="4FD8E9CD" w14:textId="77777777" w:rsidR="006C4406" w:rsidRPr="006C4406" w:rsidRDefault="00787ACB" w:rsidP="00590945">
      <w:pPr>
        <w:pStyle w:val="ListParagraph"/>
        <w:numPr>
          <w:ilvl w:val="0"/>
          <w:numId w:val="6"/>
        </w:numPr>
        <w:spacing w:after="0"/>
        <w:rPr>
          <w:rFonts w:ascii="Aptos" w:eastAsia="Aptos" w:hAnsi="Aptos" w:cs="Aptos"/>
        </w:rPr>
      </w:pPr>
      <w:r w:rsidRPr="00C7229C">
        <w:rPr>
          <w:rFonts w:ascii="Aptos" w:eastAsia="Aptos" w:hAnsi="Aptos" w:cs="Aptos"/>
          <w:b/>
          <w:bCs/>
        </w:rPr>
        <w:t xml:space="preserve">Predictive </w:t>
      </w:r>
      <w:r w:rsidR="00590945" w:rsidRPr="00C7229C">
        <w:rPr>
          <w:rFonts w:ascii="Aptos" w:eastAsia="Aptos" w:hAnsi="Aptos" w:cs="Aptos"/>
          <w:b/>
          <w:bCs/>
        </w:rPr>
        <w:t>Modelling</w:t>
      </w:r>
      <w:r w:rsidR="00590945">
        <w:rPr>
          <w:rFonts w:ascii="Aptos" w:eastAsia="Aptos" w:hAnsi="Aptos" w:cs="Aptos"/>
        </w:rPr>
        <w:t>:</w:t>
      </w:r>
      <w:r w:rsidR="00DC1152" w:rsidRPr="00DC1152">
        <w:rPr>
          <w:rFonts w:ascii="__Inter_Fallback_f367f3" w:hAnsi="__Inter_Fallback_f367f3"/>
          <w:color w:val="111827"/>
          <w:shd w:val="clear" w:color="auto" w:fill="FFFFFF"/>
        </w:rPr>
        <w:t xml:space="preserve"> </w:t>
      </w:r>
    </w:p>
    <w:p w14:paraId="615FF642" w14:textId="3BFF652B" w:rsidR="00787ACB" w:rsidRDefault="00DC1152" w:rsidP="006C4406">
      <w:pPr>
        <w:pStyle w:val="ListParagraph"/>
        <w:spacing w:after="0"/>
        <w:rPr>
          <w:rFonts w:ascii="Aptos" w:eastAsia="Aptos" w:hAnsi="Aptos" w:cs="Aptos"/>
        </w:rPr>
      </w:pPr>
      <w:r w:rsidRPr="00DC1152">
        <w:rPr>
          <w:rFonts w:ascii="Aptos" w:eastAsia="Aptos" w:hAnsi="Aptos" w:cs="Aptos"/>
        </w:rPr>
        <w:t>Can an integrated forecasting system (hybrid of Gradient Boosting, Random Forest and Long Short-Term Memory) provide accurate early warning signals of when PM2.5 and NO2 exceedances are likely to occur, and how should these be best communicated by Auckland Council to maximize its use as a tool for decision making?</w:t>
      </w:r>
    </w:p>
    <w:p w14:paraId="39773BE3" w14:textId="77777777" w:rsidR="005A1B94" w:rsidRPr="00F513F3" w:rsidRDefault="005A1B94" w:rsidP="00F513F3">
      <w:pPr>
        <w:rPr>
          <w:rFonts w:ascii="Aptos" w:eastAsia="Aptos" w:hAnsi="Aptos" w:cs="Aptos"/>
        </w:rPr>
      </w:pPr>
    </w:p>
    <w:p w14:paraId="45EB1307" w14:textId="5B70A12A" w:rsidR="00A71736" w:rsidRPr="00A71736" w:rsidRDefault="00A71736" w:rsidP="00A71736">
      <w:pPr>
        <w:spacing w:after="0"/>
        <w:rPr>
          <w:rFonts w:ascii="Aptos" w:eastAsia="Aptos" w:hAnsi="Aptos" w:cs="Aptos"/>
        </w:rPr>
      </w:pPr>
      <w:r w:rsidRPr="00A71736">
        <w:rPr>
          <w:rFonts w:ascii="Aptos" w:eastAsia="Aptos" w:hAnsi="Aptos" w:cs="Aptos"/>
        </w:rPr>
        <w:t>Together, these question types will help provide Auckland Council with the knowledge it needs to determine where and at what time exceedances are occurring; how patterns in temporal and spatial risks differ from one area to another; recognize the impact of significant environmental/infrastructure developments; and understand the implications on public health. More importantly, the answers to these question types of support developing an accurate forecasting model that can support proactive decision making; targeted interventions to address non-compliance with NESAQ standards; and, ultimately, improve compliance</w:t>
      </w:r>
      <w:r w:rsidR="004D5E80">
        <w:rPr>
          <w:rFonts w:ascii="Aptos" w:eastAsia="Aptos" w:hAnsi="Aptos" w:cs="Aptos"/>
        </w:rPr>
        <w:t>.</w:t>
      </w:r>
    </w:p>
    <w:p w14:paraId="178ABA2E" w14:textId="77777777" w:rsidR="003B42B9" w:rsidRDefault="003B42B9" w:rsidP="005A1B94">
      <w:pPr>
        <w:spacing w:after="0"/>
        <w:rPr>
          <w:rFonts w:ascii="Aptos" w:eastAsia="Aptos" w:hAnsi="Aptos" w:cs="Aptos"/>
        </w:rPr>
      </w:pPr>
    </w:p>
    <w:p w14:paraId="40152577" w14:textId="77777777" w:rsidR="003B42B9" w:rsidRDefault="003B42B9" w:rsidP="003B42B9">
      <w:pPr>
        <w:pStyle w:val="Heading1"/>
      </w:pPr>
      <w:bookmarkStart w:id="6" w:name="_Toc216121476"/>
      <w:bookmarkStart w:id="7" w:name="_Toc216173915"/>
      <w:r w:rsidRPr="003B42B9">
        <w:t>LITERATURE REVIEW</w:t>
      </w:r>
      <w:r>
        <w:t>:</w:t>
      </w:r>
      <w:bookmarkEnd w:id="6"/>
      <w:bookmarkEnd w:id="7"/>
    </w:p>
    <w:p w14:paraId="064B2D43" w14:textId="77777777" w:rsidR="005A1B94" w:rsidRDefault="005A1B94" w:rsidP="005A1B94">
      <w:pPr>
        <w:spacing w:after="0"/>
        <w:rPr>
          <w:rFonts w:ascii="Aptos" w:eastAsia="Aptos" w:hAnsi="Aptos" w:cs="Aptos"/>
        </w:rPr>
      </w:pPr>
    </w:p>
    <w:p w14:paraId="0D140D74" w14:textId="0248648D" w:rsidR="00405539" w:rsidRPr="00AC355C" w:rsidRDefault="0012172E" w:rsidP="00AC355C">
      <w:pPr>
        <w:pStyle w:val="ListParagraph"/>
        <w:numPr>
          <w:ilvl w:val="0"/>
          <w:numId w:val="7"/>
        </w:numPr>
        <w:spacing w:after="0"/>
        <w:rPr>
          <w:rFonts w:ascii="Aptos" w:eastAsia="Aptos" w:hAnsi="Aptos" w:cs="Aptos"/>
        </w:rPr>
      </w:pPr>
      <w:r w:rsidRPr="0012172E">
        <w:rPr>
          <w:rFonts w:ascii="Aptos" w:eastAsia="Aptos" w:hAnsi="Aptos" w:cs="Aptos"/>
          <w:b/>
          <w:bCs/>
        </w:rPr>
        <w:t xml:space="preserve">Regulatory </w:t>
      </w:r>
      <w:r w:rsidR="00AA0E8B">
        <w:rPr>
          <w:rFonts w:ascii="Aptos" w:eastAsia="Aptos" w:hAnsi="Aptos" w:cs="Aptos"/>
          <w:b/>
          <w:bCs/>
        </w:rPr>
        <w:t>B</w:t>
      </w:r>
      <w:r w:rsidRPr="0012172E">
        <w:rPr>
          <w:rFonts w:ascii="Aptos" w:eastAsia="Aptos" w:hAnsi="Aptos" w:cs="Aptos"/>
          <w:b/>
          <w:bCs/>
        </w:rPr>
        <w:t>ackground:</w:t>
      </w:r>
      <w:r>
        <w:rPr>
          <w:rFonts w:ascii="Aptos" w:eastAsia="Aptos" w:hAnsi="Aptos" w:cs="Aptos"/>
          <w:b/>
          <w:bCs/>
        </w:rPr>
        <w:t xml:space="preserve"> </w:t>
      </w:r>
      <w:r w:rsidR="00030891" w:rsidRPr="00030891">
        <w:rPr>
          <w:rFonts w:ascii="Aptos" w:eastAsia="Aptos" w:hAnsi="Aptos" w:cs="Aptos"/>
        </w:rPr>
        <w:t xml:space="preserve">NESAQ (2004), regulates responses to monitoring data. The most recent studies on local air quality </w:t>
      </w:r>
      <w:sdt>
        <w:sdtPr>
          <w:rPr>
            <w:rFonts w:ascii="Aptos" w:eastAsia="Aptos" w:hAnsi="Aptos" w:cs="Aptos"/>
          </w:rPr>
          <w:id w:val="700440005"/>
          <w:citation/>
        </w:sdtPr>
        <w:sdtContent>
          <w:r w:rsidR="004406F0">
            <w:rPr>
              <w:rFonts w:ascii="Aptos" w:eastAsia="Aptos" w:hAnsi="Aptos" w:cs="Aptos"/>
            </w:rPr>
            <w:fldChar w:fldCharType="begin"/>
          </w:r>
          <w:r w:rsidR="004406F0">
            <w:rPr>
              <w:rFonts w:ascii="Aptos" w:eastAsia="Aptos" w:hAnsi="Aptos" w:cs="Aptos"/>
            </w:rPr>
            <w:instrText xml:space="preserve"> CITATION MFE24 \l 5129 </w:instrText>
          </w:r>
          <w:r w:rsidR="004406F0">
            <w:rPr>
              <w:rFonts w:ascii="Aptos" w:eastAsia="Aptos" w:hAnsi="Aptos" w:cs="Aptos"/>
            </w:rPr>
            <w:fldChar w:fldCharType="separate"/>
          </w:r>
          <w:r w:rsidR="000123D1" w:rsidRPr="000123D1">
            <w:rPr>
              <w:rFonts w:ascii="Aptos" w:eastAsia="Aptos" w:hAnsi="Aptos" w:cs="Aptos"/>
              <w:noProof/>
            </w:rPr>
            <w:t>(MFE, 2024)</w:t>
          </w:r>
          <w:r w:rsidR="004406F0">
            <w:rPr>
              <w:rFonts w:ascii="Aptos" w:eastAsia="Aptos" w:hAnsi="Aptos" w:cs="Aptos"/>
            </w:rPr>
            <w:fldChar w:fldCharType="end"/>
          </w:r>
        </w:sdtContent>
      </w:sdt>
      <w:r w:rsidR="004406F0">
        <w:rPr>
          <w:rFonts w:ascii="Aptos" w:eastAsia="Aptos" w:hAnsi="Aptos" w:cs="Aptos"/>
        </w:rPr>
        <w:t xml:space="preserve"> </w:t>
      </w:r>
      <w:r w:rsidR="00030891" w:rsidRPr="00030891">
        <w:rPr>
          <w:rFonts w:ascii="Aptos" w:eastAsia="Aptos" w:hAnsi="Aptos" w:cs="Aptos"/>
        </w:rPr>
        <w:t>state that both PM₂.₅ and NO₂ remain significant urban pollution problems.</w:t>
      </w:r>
    </w:p>
    <w:p w14:paraId="5554D1C3" w14:textId="77777777" w:rsidR="00030891" w:rsidRPr="00030891" w:rsidRDefault="00030891" w:rsidP="00030891">
      <w:pPr>
        <w:spacing w:after="0"/>
        <w:rPr>
          <w:rFonts w:ascii="Aptos" w:eastAsia="Aptos" w:hAnsi="Aptos" w:cs="Aptos"/>
        </w:rPr>
      </w:pPr>
    </w:p>
    <w:p w14:paraId="32000FA4" w14:textId="3A7DCEC1" w:rsidR="00030891" w:rsidRDefault="00AA0E8B" w:rsidP="00AC355C">
      <w:pPr>
        <w:pStyle w:val="ListParagraph"/>
        <w:numPr>
          <w:ilvl w:val="0"/>
          <w:numId w:val="7"/>
        </w:numPr>
        <w:spacing w:after="0"/>
        <w:rPr>
          <w:rFonts w:ascii="Aptos" w:eastAsia="Aptos" w:hAnsi="Aptos" w:cs="Aptos"/>
        </w:rPr>
      </w:pPr>
      <w:r w:rsidRPr="00AA0E8B">
        <w:rPr>
          <w:rFonts w:ascii="Aptos" w:eastAsia="Aptos" w:hAnsi="Aptos" w:cs="Aptos"/>
          <w:b/>
          <w:bCs/>
        </w:rPr>
        <w:t xml:space="preserve">Health </w:t>
      </w:r>
      <w:r>
        <w:rPr>
          <w:rFonts w:ascii="Aptos" w:eastAsia="Aptos" w:hAnsi="Aptos" w:cs="Aptos"/>
          <w:b/>
          <w:bCs/>
        </w:rPr>
        <w:t>I</w:t>
      </w:r>
      <w:r w:rsidRPr="00AA0E8B">
        <w:rPr>
          <w:rFonts w:ascii="Aptos" w:eastAsia="Aptos" w:hAnsi="Aptos" w:cs="Aptos"/>
          <w:b/>
          <w:bCs/>
        </w:rPr>
        <w:t>mpacts:</w:t>
      </w:r>
      <w:r>
        <w:rPr>
          <w:rFonts w:ascii="Aptos" w:eastAsia="Aptos" w:hAnsi="Aptos" w:cs="Aptos"/>
        </w:rPr>
        <w:t xml:space="preserve"> </w:t>
      </w:r>
      <w:r w:rsidR="00030891" w:rsidRPr="00030891">
        <w:rPr>
          <w:rFonts w:ascii="Aptos" w:eastAsia="Aptos" w:hAnsi="Aptos" w:cs="Aptos"/>
        </w:rPr>
        <w:t xml:space="preserve">Exposures to PM₂.₅ &amp; </w:t>
      </w:r>
      <w:r w:rsidR="315144FA" w:rsidRPr="315144FA">
        <w:rPr>
          <w:rFonts w:ascii="Aptos" w:eastAsia="Aptos" w:hAnsi="Aptos" w:cs="Aptos"/>
        </w:rPr>
        <w:t xml:space="preserve">NO₂ </w:t>
      </w:r>
      <w:r w:rsidR="00030891" w:rsidRPr="00030891">
        <w:rPr>
          <w:rFonts w:ascii="Aptos" w:eastAsia="Aptos" w:hAnsi="Aptos" w:cs="Aptos"/>
        </w:rPr>
        <w:t xml:space="preserve">increase cardiovascular and respiratory mortality and morbidity </w:t>
      </w:r>
      <w:sdt>
        <w:sdtPr>
          <w:rPr>
            <w:rFonts w:ascii="Aptos" w:eastAsia="Aptos" w:hAnsi="Aptos" w:cs="Aptos"/>
          </w:rPr>
          <w:id w:val="1178314444"/>
          <w:citation/>
        </w:sdtPr>
        <w:sdtContent>
          <w:r w:rsidR="00720541">
            <w:rPr>
              <w:rFonts w:ascii="Aptos" w:eastAsia="Aptos" w:hAnsi="Aptos" w:cs="Aptos"/>
            </w:rPr>
            <w:fldChar w:fldCharType="begin"/>
          </w:r>
          <w:r w:rsidR="00720541">
            <w:rPr>
              <w:rFonts w:ascii="Aptos" w:eastAsia="Aptos" w:hAnsi="Aptos" w:cs="Aptos"/>
            </w:rPr>
            <w:instrText xml:space="preserve"> CITATION WHO24 \l 5129 </w:instrText>
          </w:r>
          <w:r w:rsidR="00720541">
            <w:rPr>
              <w:rFonts w:ascii="Aptos" w:eastAsia="Aptos" w:hAnsi="Aptos" w:cs="Aptos"/>
            </w:rPr>
            <w:fldChar w:fldCharType="separate"/>
          </w:r>
          <w:r w:rsidR="000123D1" w:rsidRPr="000123D1">
            <w:rPr>
              <w:rFonts w:ascii="Aptos" w:eastAsia="Aptos" w:hAnsi="Aptos" w:cs="Aptos"/>
              <w:noProof/>
            </w:rPr>
            <w:t>(WHO, 2024)</w:t>
          </w:r>
          <w:r w:rsidR="00720541">
            <w:rPr>
              <w:rFonts w:ascii="Aptos" w:eastAsia="Aptos" w:hAnsi="Aptos" w:cs="Aptos"/>
            </w:rPr>
            <w:fldChar w:fldCharType="end"/>
          </w:r>
        </w:sdtContent>
      </w:sdt>
      <w:r w:rsidR="00030891" w:rsidRPr="00030891">
        <w:rPr>
          <w:rFonts w:ascii="Aptos" w:eastAsia="Aptos" w:hAnsi="Aptos" w:cs="Aptos"/>
        </w:rPr>
        <w:t xml:space="preserve">. Both a </w:t>
      </w:r>
      <w:r w:rsidR="00E05044" w:rsidRPr="00030891">
        <w:rPr>
          <w:rFonts w:ascii="Aptos" w:eastAsia="Aptos" w:hAnsi="Aptos" w:cs="Aptos"/>
        </w:rPr>
        <w:t>national</w:t>
      </w:r>
      <w:r w:rsidR="00030891" w:rsidRPr="00030891">
        <w:rPr>
          <w:rFonts w:ascii="Aptos" w:eastAsia="Aptos" w:hAnsi="Aptos" w:cs="Aptos"/>
        </w:rPr>
        <w:t xml:space="preserve"> health burden and the economic costs of </w:t>
      </w:r>
      <w:r w:rsidR="315144FA" w:rsidRPr="315144FA">
        <w:rPr>
          <w:rFonts w:ascii="Aptos" w:eastAsia="Aptos" w:hAnsi="Aptos" w:cs="Aptos"/>
        </w:rPr>
        <w:t>PM₂.₅ &amp; NO₂</w:t>
      </w:r>
      <w:r w:rsidR="00030891" w:rsidRPr="00030891">
        <w:rPr>
          <w:rFonts w:ascii="Aptos" w:eastAsia="Aptos" w:hAnsi="Aptos" w:cs="Aptos"/>
        </w:rPr>
        <w:t xml:space="preserve"> warrant proactive measures.</w:t>
      </w:r>
    </w:p>
    <w:p w14:paraId="4764CC56" w14:textId="77777777" w:rsidR="00AC355C" w:rsidRPr="00AC355C" w:rsidRDefault="00AC355C" w:rsidP="00AC355C">
      <w:pPr>
        <w:spacing w:after="0"/>
        <w:rPr>
          <w:rFonts w:ascii="Aptos" w:eastAsia="Aptos" w:hAnsi="Aptos" w:cs="Aptos"/>
        </w:rPr>
      </w:pPr>
    </w:p>
    <w:p w14:paraId="72D5E52F" w14:textId="37BB4B6E" w:rsidR="00AC355C" w:rsidRDefault="00AA0E8B" w:rsidP="00AC355C">
      <w:pPr>
        <w:pStyle w:val="ListParagraph"/>
        <w:numPr>
          <w:ilvl w:val="0"/>
          <w:numId w:val="7"/>
        </w:numPr>
        <w:spacing w:after="0"/>
        <w:rPr>
          <w:rFonts w:ascii="Aptos" w:eastAsia="Aptos" w:hAnsi="Aptos" w:cs="Aptos"/>
        </w:rPr>
      </w:pPr>
      <w:r w:rsidRPr="006E1A5D">
        <w:rPr>
          <w:rFonts w:ascii="Aptos" w:eastAsia="Aptos" w:hAnsi="Aptos" w:cs="Aptos"/>
          <w:b/>
          <w:bCs/>
        </w:rPr>
        <w:t>Main Contributors</w:t>
      </w:r>
      <w:r w:rsidR="00030891" w:rsidRPr="006E1A5D">
        <w:rPr>
          <w:rFonts w:ascii="Aptos" w:eastAsia="Aptos" w:hAnsi="Aptos" w:cs="Aptos"/>
          <w:b/>
          <w:bCs/>
        </w:rPr>
        <w:t>:</w:t>
      </w:r>
      <w:r w:rsidR="00030891" w:rsidRPr="00030891">
        <w:rPr>
          <w:rFonts w:ascii="Aptos" w:eastAsia="Aptos" w:hAnsi="Aptos" w:cs="Aptos"/>
        </w:rPr>
        <w:t xml:space="preserve"> Vehicle emissions and industrial activity dominate urban sources of PM₂.₅; Meteorology causes </w:t>
      </w:r>
      <w:r w:rsidR="00E05044" w:rsidRPr="00030891">
        <w:rPr>
          <w:rFonts w:ascii="Aptos" w:eastAsia="Aptos" w:hAnsi="Aptos" w:cs="Aptos"/>
        </w:rPr>
        <w:t>most</w:t>
      </w:r>
      <w:r w:rsidR="00030891" w:rsidRPr="00030891">
        <w:rPr>
          <w:rFonts w:ascii="Aptos" w:eastAsia="Aptos" w:hAnsi="Aptos" w:cs="Aptos"/>
        </w:rPr>
        <w:t xml:space="preserve"> seasonal peaks due to temperature inversions, low wind</w:t>
      </w:r>
      <w:r w:rsidR="00AC355C">
        <w:rPr>
          <w:rFonts w:ascii="Aptos" w:eastAsia="Aptos" w:hAnsi="Aptos" w:cs="Aptos"/>
        </w:rPr>
        <w:t xml:space="preserve"> </w:t>
      </w:r>
      <w:sdt>
        <w:sdtPr>
          <w:rPr>
            <w:rFonts w:ascii="Aptos" w:eastAsia="Aptos" w:hAnsi="Aptos" w:cs="Aptos"/>
          </w:rPr>
          <w:id w:val="1802103575"/>
          <w:citation/>
        </w:sdtPr>
        <w:sdtContent>
          <w:r w:rsidR="00AC355C">
            <w:rPr>
              <w:rFonts w:ascii="Aptos" w:eastAsia="Aptos" w:hAnsi="Aptos" w:cs="Aptos"/>
            </w:rPr>
            <w:fldChar w:fldCharType="begin"/>
          </w:r>
          <w:r w:rsidR="00AC355C">
            <w:rPr>
              <w:rFonts w:ascii="Aptos" w:eastAsia="Aptos" w:hAnsi="Aptos" w:cs="Aptos"/>
            </w:rPr>
            <w:instrText xml:space="preserve"> CITATION Lou241 \l 5129 </w:instrText>
          </w:r>
          <w:r w:rsidR="00AC355C">
            <w:rPr>
              <w:rFonts w:ascii="Aptos" w:eastAsia="Aptos" w:hAnsi="Aptos" w:cs="Aptos"/>
            </w:rPr>
            <w:fldChar w:fldCharType="separate"/>
          </w:r>
          <w:r w:rsidR="000123D1" w:rsidRPr="000123D1">
            <w:rPr>
              <w:rFonts w:ascii="Aptos" w:eastAsia="Aptos" w:hAnsi="Aptos" w:cs="Aptos"/>
              <w:noProof/>
            </w:rPr>
            <w:t>(Boamponsem, 2024)</w:t>
          </w:r>
          <w:r w:rsidR="00AC355C">
            <w:rPr>
              <w:rFonts w:ascii="Aptos" w:eastAsia="Aptos" w:hAnsi="Aptos" w:cs="Aptos"/>
            </w:rPr>
            <w:fldChar w:fldCharType="end"/>
          </w:r>
        </w:sdtContent>
      </w:sdt>
      <w:r w:rsidR="00AC355C">
        <w:rPr>
          <w:rFonts w:ascii="Aptos" w:eastAsia="Aptos" w:hAnsi="Aptos" w:cs="Aptos"/>
        </w:rPr>
        <w:t>.</w:t>
      </w:r>
    </w:p>
    <w:p w14:paraId="08000104" w14:textId="77777777" w:rsidR="00205EF7" w:rsidRPr="00205EF7" w:rsidRDefault="00205EF7" w:rsidP="00205EF7">
      <w:pPr>
        <w:spacing w:after="0"/>
        <w:rPr>
          <w:rFonts w:ascii="Aptos" w:eastAsia="Aptos" w:hAnsi="Aptos" w:cs="Aptos"/>
        </w:rPr>
      </w:pPr>
    </w:p>
    <w:p w14:paraId="2B466137" w14:textId="2CF0500C" w:rsidR="00205EF7" w:rsidRDefault="00B07D6F" w:rsidP="00205EF7">
      <w:pPr>
        <w:pStyle w:val="ListParagraph"/>
        <w:numPr>
          <w:ilvl w:val="0"/>
          <w:numId w:val="7"/>
        </w:numPr>
        <w:rPr>
          <w:rFonts w:ascii="Aptos" w:eastAsia="Aptos" w:hAnsi="Aptos" w:cs="Aptos"/>
        </w:rPr>
      </w:pPr>
      <w:r w:rsidRPr="006E1A5D">
        <w:rPr>
          <w:rFonts w:ascii="Aptos" w:eastAsia="Aptos" w:hAnsi="Aptos" w:cs="Aptos"/>
          <w:b/>
          <w:bCs/>
        </w:rPr>
        <w:t xml:space="preserve">Forecasting </w:t>
      </w:r>
      <w:r w:rsidR="00D10A94" w:rsidRPr="006E1A5D">
        <w:rPr>
          <w:rFonts w:ascii="Aptos" w:eastAsia="Aptos" w:hAnsi="Aptos" w:cs="Aptos"/>
          <w:b/>
          <w:bCs/>
        </w:rPr>
        <w:t>M</w:t>
      </w:r>
      <w:r w:rsidRPr="006E1A5D">
        <w:rPr>
          <w:rFonts w:ascii="Aptos" w:eastAsia="Aptos" w:hAnsi="Aptos" w:cs="Aptos"/>
          <w:b/>
          <w:bCs/>
        </w:rPr>
        <w:t>ethods:</w:t>
      </w:r>
      <w:r w:rsidR="00030891" w:rsidRPr="00030891">
        <w:rPr>
          <w:rFonts w:ascii="Aptos" w:eastAsia="Aptos" w:hAnsi="Aptos" w:cs="Aptos"/>
        </w:rPr>
        <w:t xml:space="preserve"> </w:t>
      </w:r>
      <w:r w:rsidR="00864166" w:rsidRPr="00864166">
        <w:rPr>
          <w:rFonts w:ascii="Aptos" w:eastAsia="Aptos" w:hAnsi="Aptos" w:cs="Aptos"/>
        </w:rPr>
        <w:t xml:space="preserve">Statistical models such as ARIMA/SARIMA are still popular for air-quality forecasting due to their ability to model trends and seasonal patterns. Nonetheless, previous research has illustrated that they have been ineffective in modelling the non-linear behaviour of pollutants and the rapid shifts in pollutant concentrations due to factors including meteorological events and traffic </w:t>
      </w:r>
      <w:sdt>
        <w:sdtPr>
          <w:rPr>
            <w:rFonts w:ascii="Aptos" w:eastAsia="Aptos" w:hAnsi="Aptos" w:cs="Aptos"/>
          </w:rPr>
          <w:id w:val="-333607218"/>
          <w:citation/>
        </w:sdtPr>
        <w:sdtContent>
          <w:r w:rsidR="00C56FD1">
            <w:rPr>
              <w:rFonts w:ascii="Aptos" w:eastAsia="Aptos" w:hAnsi="Aptos" w:cs="Aptos"/>
            </w:rPr>
            <w:fldChar w:fldCharType="begin"/>
          </w:r>
          <w:r w:rsidR="00C56FD1">
            <w:rPr>
              <w:rFonts w:ascii="Aptos" w:eastAsia="Aptos" w:hAnsi="Aptos" w:cs="Aptos"/>
            </w:rPr>
            <w:instrText xml:space="preserve"> CITATION MAM24 \l 5129 </w:instrText>
          </w:r>
          <w:r w:rsidR="00C56FD1">
            <w:rPr>
              <w:rFonts w:ascii="Aptos" w:eastAsia="Aptos" w:hAnsi="Aptos" w:cs="Aptos"/>
            </w:rPr>
            <w:fldChar w:fldCharType="separate"/>
          </w:r>
          <w:r w:rsidR="000123D1" w:rsidRPr="000123D1">
            <w:rPr>
              <w:rFonts w:ascii="Aptos" w:eastAsia="Aptos" w:hAnsi="Aptos" w:cs="Aptos"/>
              <w:noProof/>
            </w:rPr>
            <w:t>(M.A. Mujtaba a, 2024)</w:t>
          </w:r>
          <w:r w:rsidR="00C56FD1">
            <w:rPr>
              <w:rFonts w:ascii="Aptos" w:eastAsia="Aptos" w:hAnsi="Aptos" w:cs="Aptos"/>
            </w:rPr>
            <w:fldChar w:fldCharType="end"/>
          </w:r>
        </w:sdtContent>
      </w:sdt>
      <w:r w:rsidR="00864166" w:rsidRPr="00864166">
        <w:rPr>
          <w:rFonts w:ascii="Aptos" w:eastAsia="Aptos" w:hAnsi="Aptos" w:cs="Aptos"/>
        </w:rPr>
        <w:t xml:space="preserve">. A major disadvantage of </w:t>
      </w:r>
      <w:r w:rsidR="00864166" w:rsidRPr="00864166">
        <w:rPr>
          <w:rFonts w:ascii="Aptos" w:eastAsia="Aptos" w:hAnsi="Aptos" w:cs="Aptos"/>
        </w:rPr>
        <w:lastRenderedPageBreak/>
        <w:t>these statistical models is their linear assumptions and requirement for stationary data; both limitations fail to provide a complete representation of the dynamic nature of air pollution in the real world.</w:t>
      </w:r>
    </w:p>
    <w:p w14:paraId="460C5784" w14:textId="77777777" w:rsidR="00205EF7" w:rsidRPr="00205EF7" w:rsidRDefault="00205EF7" w:rsidP="00205EF7">
      <w:pPr>
        <w:pStyle w:val="ListParagraph"/>
        <w:rPr>
          <w:rFonts w:ascii="Aptos" w:eastAsia="Aptos" w:hAnsi="Aptos" w:cs="Aptos"/>
        </w:rPr>
      </w:pPr>
    </w:p>
    <w:p w14:paraId="69E012C0" w14:textId="09010EBF" w:rsidR="008601EC" w:rsidRPr="008A447B" w:rsidRDefault="001421CE" w:rsidP="00412F18">
      <w:pPr>
        <w:pStyle w:val="ListParagraph"/>
        <w:numPr>
          <w:ilvl w:val="0"/>
          <w:numId w:val="7"/>
        </w:numPr>
        <w:rPr>
          <w:rFonts w:ascii="Aptos" w:eastAsia="Aptos" w:hAnsi="Aptos" w:cs="Aptos"/>
        </w:rPr>
      </w:pPr>
      <w:r w:rsidRPr="001421CE">
        <w:rPr>
          <w:rFonts w:ascii="Aptos" w:eastAsia="Aptos" w:hAnsi="Aptos" w:cs="Aptos"/>
        </w:rPr>
        <w:t>Traditional statistical approaches are no longer sufficient; recent studies employing Machine Learning based methods, including Random Forest (RF), and Gradient Boosting (GB) have achieved superior results in predicting short term Air Quality Events. This is because Machine Learning can identify both the linear and non-linear relationship between the independent variables and the dependent variable(s) when dealing with many variables. In terms of outliers, RF is generally robust to outliers but potentially under-represents extreme events while GB is very sensitive to its parameters to be able to predict the number of days an exceedance will occur with higher accuracy than RF</w:t>
      </w:r>
      <w:r>
        <w:rPr>
          <w:rFonts w:ascii="Aptos" w:eastAsia="Aptos" w:hAnsi="Aptos" w:cs="Aptos"/>
        </w:rPr>
        <w:t xml:space="preserve"> </w:t>
      </w:r>
      <w:sdt>
        <w:sdtPr>
          <w:rPr>
            <w:rFonts w:ascii="Aptos" w:eastAsia="Aptos" w:hAnsi="Aptos" w:cs="Aptos"/>
          </w:rPr>
          <w:id w:val="1654247281"/>
          <w:citation/>
        </w:sdtPr>
        <w:sdtContent>
          <w:r w:rsidR="00C93DA5" w:rsidRPr="008A447B">
            <w:rPr>
              <w:rFonts w:ascii="Aptos" w:eastAsia="Aptos" w:hAnsi="Aptos" w:cs="Aptos"/>
            </w:rPr>
            <w:fldChar w:fldCharType="begin"/>
          </w:r>
          <w:r w:rsidR="00C93DA5" w:rsidRPr="008A447B">
            <w:rPr>
              <w:rFonts w:ascii="Aptos" w:eastAsia="Aptos" w:hAnsi="Aptos" w:cs="Aptos"/>
            </w:rPr>
            <w:instrText xml:space="preserve"> CITATION Chu23 \l 5129 </w:instrText>
          </w:r>
          <w:r w:rsidR="00C93DA5" w:rsidRPr="008A447B">
            <w:rPr>
              <w:rFonts w:ascii="Aptos" w:eastAsia="Aptos" w:hAnsi="Aptos" w:cs="Aptos"/>
            </w:rPr>
            <w:fldChar w:fldCharType="separate"/>
          </w:r>
          <w:r w:rsidR="000123D1" w:rsidRPr="008A447B">
            <w:rPr>
              <w:rFonts w:ascii="Aptos" w:eastAsia="Aptos" w:hAnsi="Aptos" w:cs="Aptos"/>
              <w:noProof/>
            </w:rPr>
            <w:t>(Chunrong Jia, 2023)</w:t>
          </w:r>
          <w:r w:rsidR="00C93DA5" w:rsidRPr="008A447B">
            <w:rPr>
              <w:rFonts w:ascii="Aptos" w:eastAsia="Aptos" w:hAnsi="Aptos" w:cs="Aptos"/>
            </w:rPr>
            <w:fldChar w:fldCharType="end"/>
          </w:r>
        </w:sdtContent>
      </w:sdt>
      <w:r w:rsidR="00864166" w:rsidRPr="008A447B">
        <w:rPr>
          <w:rFonts w:ascii="Aptos" w:eastAsia="Aptos" w:hAnsi="Aptos" w:cs="Aptos"/>
        </w:rPr>
        <w:t>.</w:t>
      </w:r>
    </w:p>
    <w:p w14:paraId="0FBEFD3A" w14:textId="561CBCAD" w:rsidR="008601EC" w:rsidRDefault="001421CE" w:rsidP="00412F18">
      <w:pPr>
        <w:pStyle w:val="ListParagraph"/>
        <w:numPr>
          <w:ilvl w:val="0"/>
          <w:numId w:val="7"/>
        </w:numPr>
        <w:spacing w:before="100" w:beforeAutospacing="1" w:after="100" w:afterAutospacing="1" w:line="240" w:lineRule="auto"/>
        <w:rPr>
          <w:rFonts w:ascii="Aptos" w:eastAsia="Aptos" w:hAnsi="Aptos" w:cs="Aptos"/>
        </w:rPr>
      </w:pPr>
      <w:r w:rsidRPr="001421CE">
        <w:rPr>
          <w:rFonts w:ascii="Aptos" w:eastAsia="Aptos" w:hAnsi="Aptos" w:cs="Aptos"/>
        </w:rPr>
        <w:t>LSTM's ability to recognize long term patterns in pollution time series has been demonstrated through numerous research papers where the temporal pattern of the pollutant time series shows strong memory characteristics, e.g. weekly cycles, and weather fluctuation, etc. LSTM models perform better than ARIMA and tree-based models. However, LSTMs require large quantities of good quality data and significant computational resources to train which makes it difficult for researchers to use these models to analyse their data set especially if there are data gaps in the data, which is common for the Auckland Air Quality Monitoring Network</w:t>
      </w:r>
      <w:sdt>
        <w:sdtPr>
          <w:rPr>
            <w:rFonts w:ascii="Aptos" w:eastAsia="Aptos" w:hAnsi="Aptos" w:cs="Aptos"/>
          </w:rPr>
          <w:id w:val="-742877740"/>
          <w:citation/>
        </w:sdtPr>
        <w:sdtContent>
          <w:r w:rsidR="00FC4B9C" w:rsidRPr="001421CE">
            <w:rPr>
              <w:rFonts w:ascii="Aptos" w:eastAsia="Aptos" w:hAnsi="Aptos" w:cs="Aptos"/>
            </w:rPr>
            <w:fldChar w:fldCharType="begin"/>
          </w:r>
          <w:r w:rsidR="00FC4B9C" w:rsidRPr="001421CE">
            <w:rPr>
              <w:rFonts w:ascii="Aptos" w:eastAsia="Aptos" w:hAnsi="Aptos" w:cs="Aptos"/>
            </w:rPr>
            <w:instrText xml:space="preserve"> CITATION Xia22 \l 5129 </w:instrText>
          </w:r>
          <w:r w:rsidR="00FC4B9C" w:rsidRPr="001421CE">
            <w:rPr>
              <w:rFonts w:ascii="Aptos" w:eastAsia="Aptos" w:hAnsi="Aptos" w:cs="Aptos"/>
            </w:rPr>
            <w:fldChar w:fldCharType="separate"/>
          </w:r>
          <w:r w:rsidR="000123D1" w:rsidRPr="001421CE">
            <w:rPr>
              <w:rFonts w:ascii="Aptos" w:eastAsia="Aptos" w:hAnsi="Aptos" w:cs="Aptos"/>
              <w:noProof/>
            </w:rPr>
            <w:t>(Xiaoli Su, 2022)</w:t>
          </w:r>
          <w:r w:rsidR="00FC4B9C" w:rsidRPr="001421CE">
            <w:rPr>
              <w:rFonts w:ascii="Aptos" w:eastAsia="Aptos" w:hAnsi="Aptos" w:cs="Aptos"/>
            </w:rPr>
            <w:fldChar w:fldCharType="end"/>
          </w:r>
        </w:sdtContent>
      </w:sdt>
      <w:r w:rsidR="008601EC" w:rsidRPr="001421CE">
        <w:rPr>
          <w:rFonts w:ascii="Aptos" w:eastAsia="Aptos" w:hAnsi="Aptos" w:cs="Aptos"/>
        </w:rPr>
        <w:t xml:space="preserve">. </w:t>
      </w:r>
    </w:p>
    <w:p w14:paraId="4FFCE71E" w14:textId="77777777" w:rsidR="001421CE" w:rsidRPr="001421CE" w:rsidRDefault="001421CE" w:rsidP="001421CE">
      <w:pPr>
        <w:pStyle w:val="ListParagraph"/>
        <w:spacing w:before="100" w:beforeAutospacing="1" w:after="100" w:afterAutospacing="1" w:line="240" w:lineRule="auto"/>
        <w:rPr>
          <w:rFonts w:ascii="Aptos" w:eastAsia="Aptos" w:hAnsi="Aptos" w:cs="Aptos"/>
        </w:rPr>
      </w:pPr>
    </w:p>
    <w:p w14:paraId="292BEADE" w14:textId="44BCEEBC" w:rsidR="007A5982" w:rsidRDefault="008601EC" w:rsidP="008601EC">
      <w:pPr>
        <w:pStyle w:val="ListParagraph"/>
        <w:numPr>
          <w:ilvl w:val="0"/>
          <w:numId w:val="7"/>
        </w:numPr>
        <w:spacing w:before="100" w:beforeAutospacing="1" w:after="100" w:afterAutospacing="1" w:line="240" w:lineRule="auto"/>
        <w:rPr>
          <w:rFonts w:ascii="Aptos" w:eastAsia="Aptos" w:hAnsi="Aptos" w:cs="Aptos"/>
        </w:rPr>
      </w:pPr>
      <w:r w:rsidRPr="008601EC">
        <w:rPr>
          <w:rFonts w:ascii="Aptos" w:eastAsia="Aptos" w:hAnsi="Aptos" w:cs="Aptos"/>
        </w:rPr>
        <w:t xml:space="preserve">Although each approach has its own advantages and disadvantages, researchers recently recommended hybrid ensemble models that combine statistical models (such as ARIMA) and machine learning models. The hybrid models utilize ARIMA to capture the seasonal components of the time series while utilizing machine learning models to capture non-linear deviations from that seasonality. Studies have shown that the hybrid models perform better than single model approaches for predicting exceedances </w:t>
      </w:r>
      <w:sdt>
        <w:sdtPr>
          <w:rPr>
            <w:rFonts w:ascii="Aptos" w:eastAsia="Aptos" w:hAnsi="Aptos" w:cs="Aptos"/>
          </w:rPr>
          <w:id w:val="460472840"/>
          <w:citation/>
        </w:sdtPr>
        <w:sdtContent>
          <w:r w:rsidR="008A505F">
            <w:rPr>
              <w:rFonts w:ascii="Aptos" w:eastAsia="Aptos" w:hAnsi="Aptos" w:cs="Aptos"/>
            </w:rPr>
            <w:fldChar w:fldCharType="begin"/>
          </w:r>
          <w:r w:rsidR="008A505F">
            <w:rPr>
              <w:rFonts w:ascii="Aptos" w:eastAsia="Aptos" w:hAnsi="Aptos" w:cs="Aptos"/>
            </w:rPr>
            <w:instrText xml:space="preserve"> CITATION Sar18 \l 5129 </w:instrText>
          </w:r>
          <w:r w:rsidR="008A505F">
            <w:rPr>
              <w:rFonts w:ascii="Aptos" w:eastAsia="Aptos" w:hAnsi="Aptos" w:cs="Aptos"/>
            </w:rPr>
            <w:fldChar w:fldCharType="separate"/>
          </w:r>
          <w:r w:rsidR="000123D1" w:rsidRPr="000123D1">
            <w:rPr>
              <w:rFonts w:ascii="Aptos" w:eastAsia="Aptos" w:hAnsi="Aptos" w:cs="Aptos"/>
              <w:noProof/>
            </w:rPr>
            <w:t>(Sarah J. Hanna, 2018)</w:t>
          </w:r>
          <w:r w:rsidR="008A505F">
            <w:rPr>
              <w:rFonts w:ascii="Aptos" w:eastAsia="Aptos" w:hAnsi="Aptos" w:cs="Aptos"/>
            </w:rPr>
            <w:fldChar w:fldCharType="end"/>
          </w:r>
        </w:sdtContent>
      </w:sdt>
      <w:r w:rsidR="004F2B90">
        <w:rPr>
          <w:rFonts w:ascii="Aptos" w:eastAsia="Aptos" w:hAnsi="Aptos" w:cs="Aptos"/>
        </w:rPr>
        <w:t xml:space="preserve">. </w:t>
      </w:r>
      <w:r w:rsidRPr="008601EC">
        <w:rPr>
          <w:rFonts w:ascii="Aptos" w:eastAsia="Aptos" w:hAnsi="Aptos" w:cs="Aptos"/>
        </w:rPr>
        <w:t>The main disadvantage to hybrid models is that they can be more complex to develop and require significantly more computational power.</w:t>
      </w:r>
    </w:p>
    <w:p w14:paraId="255146E4" w14:textId="77777777" w:rsidR="007678FE" w:rsidRPr="007678FE" w:rsidRDefault="007678FE" w:rsidP="007678FE">
      <w:pPr>
        <w:pStyle w:val="ListParagraph"/>
        <w:rPr>
          <w:rFonts w:ascii="Aptos" w:eastAsia="Aptos" w:hAnsi="Aptos" w:cs="Aptos"/>
        </w:rPr>
      </w:pPr>
    </w:p>
    <w:p w14:paraId="11592E48" w14:textId="77777777" w:rsidR="007678FE" w:rsidRPr="008601EC" w:rsidRDefault="007678FE" w:rsidP="007678FE">
      <w:pPr>
        <w:pStyle w:val="ListParagraph"/>
        <w:spacing w:before="100" w:beforeAutospacing="1" w:after="100" w:afterAutospacing="1" w:line="240" w:lineRule="auto"/>
        <w:rPr>
          <w:rFonts w:ascii="Aptos" w:eastAsia="Aptos" w:hAnsi="Aptos" w:cs="Aptos"/>
        </w:rPr>
      </w:pPr>
    </w:p>
    <w:p w14:paraId="00578ECE" w14:textId="77777777" w:rsidR="008601EC" w:rsidRPr="008601EC" w:rsidRDefault="008601EC" w:rsidP="008601EC">
      <w:pPr>
        <w:pStyle w:val="ListParagraph"/>
        <w:spacing w:before="100" w:beforeAutospacing="1" w:after="100" w:afterAutospacing="1" w:line="240" w:lineRule="auto"/>
        <w:rPr>
          <w:rFonts w:ascii="Times New Roman" w:eastAsia="Times New Roman" w:hAnsi="Times New Roman" w:cs="Times New Roman"/>
          <w:kern w:val="0"/>
          <w:lang w:eastAsia="en-NZ"/>
          <w14:ligatures w14:val="none"/>
        </w:rPr>
      </w:pPr>
    </w:p>
    <w:p w14:paraId="14DE0BF6" w14:textId="77777777" w:rsidR="7E57A663" w:rsidRPr="00615EE7" w:rsidRDefault="7E57A663" w:rsidP="00615EE7">
      <w:pPr>
        <w:pStyle w:val="Heading1"/>
      </w:pPr>
      <w:bookmarkStart w:id="8" w:name="_Toc216121477"/>
      <w:bookmarkStart w:id="9" w:name="_Toc216173916"/>
      <w:r w:rsidRPr="00615EE7">
        <w:t>Project Design:</w:t>
      </w:r>
      <w:bookmarkEnd w:id="8"/>
      <w:bookmarkEnd w:id="9"/>
    </w:p>
    <w:p w14:paraId="257D9085" w14:textId="77777777" w:rsidR="577F358B" w:rsidRDefault="577F358B" w:rsidP="577F358B"/>
    <w:p w14:paraId="5D1E01FA" w14:textId="0BBD5833" w:rsidR="577F358B" w:rsidRDefault="00E12B7C" w:rsidP="577F358B">
      <w:r w:rsidRPr="00E12B7C">
        <w:t>Below are a description of this sections architecture and the reasoning behind it: the various components of the data supply chain including data sources, ingestion into the system, storage of the data, processing of the data, model pipeline and deployment of the model and lastly data governance.</w:t>
      </w:r>
    </w:p>
    <w:p w14:paraId="5C2E6E09" w14:textId="77777777" w:rsidR="004B69D9" w:rsidRDefault="004B69D9" w:rsidP="577F358B"/>
    <w:p w14:paraId="28002D78" w14:textId="77777777" w:rsidR="004B69D9" w:rsidRDefault="004B69D9" w:rsidP="577F358B"/>
    <w:p w14:paraId="01118B1B" w14:textId="77777777" w:rsidR="004B69D9" w:rsidRDefault="004B69D9" w:rsidP="577F358B"/>
    <w:p w14:paraId="76EDCF06" w14:textId="77777777" w:rsidR="004B69D9" w:rsidRDefault="004B69D9" w:rsidP="577F358B"/>
    <w:p w14:paraId="7FEBDE9B" w14:textId="77777777" w:rsidR="004B69D9" w:rsidRDefault="004B69D9" w:rsidP="577F358B"/>
    <w:p w14:paraId="27EF11CF" w14:textId="77777777" w:rsidR="004B69D9" w:rsidRDefault="004B69D9" w:rsidP="577F358B"/>
    <w:p w14:paraId="006EEA12" w14:textId="77777777" w:rsidR="004B69D9" w:rsidRDefault="004B69D9" w:rsidP="577F358B"/>
    <w:p w14:paraId="3B50850D" w14:textId="77777777" w:rsidR="004B69D9" w:rsidRDefault="004B69D9" w:rsidP="577F358B"/>
    <w:p w14:paraId="10A965A2" w14:textId="77777777" w:rsidR="004B69D9" w:rsidRDefault="004B69D9" w:rsidP="577F358B"/>
    <w:p w14:paraId="45882B23" w14:textId="4964D2C0" w:rsidR="004B69D9" w:rsidRDefault="004B69D9" w:rsidP="004B69D9">
      <w:pPr>
        <w:pStyle w:val="Caption"/>
      </w:pPr>
      <w:r>
        <w:t xml:space="preserve">Figure </w:t>
      </w:r>
      <w:fldSimple w:instr=" SEQ Figure \* ARABIC ">
        <w:r w:rsidR="00B50F7C">
          <w:rPr>
            <w:noProof/>
          </w:rPr>
          <w:t>1</w:t>
        </w:r>
      </w:fldSimple>
      <w:r>
        <w:t>.</w:t>
      </w:r>
    </w:p>
    <w:p w14:paraId="0E11B788" w14:textId="55C05F7B" w:rsidR="007700E0" w:rsidRDefault="00B64E06" w:rsidP="007700E0">
      <w:r w:rsidRPr="00B64E06">
        <w:rPr>
          <w:noProof/>
        </w:rPr>
        <w:drawing>
          <wp:inline distT="0" distB="0" distL="0" distR="0" wp14:anchorId="501BCDFF" wp14:editId="55BA8115">
            <wp:extent cx="4595258" cy="5677392"/>
            <wp:effectExtent l="0" t="0" r="0" b="0"/>
            <wp:docPr id="157027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73524" name=""/>
                    <pic:cNvPicPr/>
                  </pic:nvPicPr>
                  <pic:blipFill>
                    <a:blip r:embed="rId12"/>
                    <a:stretch>
                      <a:fillRect/>
                    </a:stretch>
                  </pic:blipFill>
                  <pic:spPr>
                    <a:xfrm>
                      <a:off x="0" y="0"/>
                      <a:ext cx="4595258" cy="5677392"/>
                    </a:xfrm>
                    <a:prstGeom prst="rect">
                      <a:avLst/>
                    </a:prstGeom>
                  </pic:spPr>
                </pic:pic>
              </a:graphicData>
            </a:graphic>
          </wp:inline>
        </w:drawing>
      </w:r>
    </w:p>
    <w:p w14:paraId="5C32412E" w14:textId="5AD1B9A8" w:rsidR="008159D7" w:rsidRDefault="008159D7" w:rsidP="007700E0">
      <w:pPr>
        <w:rPr>
          <w:i/>
          <w:iCs/>
          <w:sz w:val="18"/>
          <w:szCs w:val="18"/>
        </w:rPr>
      </w:pPr>
      <w:r w:rsidRPr="008159D7">
        <w:rPr>
          <w:i/>
          <w:iCs/>
          <w:sz w:val="18"/>
          <w:szCs w:val="18"/>
        </w:rPr>
        <w:t>System Architecture for Air Quality Forecasting Pipeline</w:t>
      </w:r>
    </w:p>
    <w:p w14:paraId="0827CF3F" w14:textId="77777777" w:rsidR="000866E5" w:rsidRPr="008159D7" w:rsidRDefault="000866E5" w:rsidP="007700E0">
      <w:pPr>
        <w:rPr>
          <w:i/>
          <w:iCs/>
          <w:sz w:val="18"/>
          <w:szCs w:val="18"/>
        </w:rPr>
      </w:pPr>
    </w:p>
    <w:p w14:paraId="5E186360" w14:textId="77777777" w:rsidR="000866E5" w:rsidRPr="000866E5" w:rsidRDefault="000866E5" w:rsidP="000866E5">
      <w:r w:rsidRPr="000866E5">
        <w:t xml:space="preserve">In this project, the screenshot is an example of how we have implemented a complete end-to-end data pipeline. The raw and cleaned datasets are processed from Ingestion to Cleanliness, Imputation, Resample and Feature Engineering before they are converted into analytical tables that can be fed into model training. With the structured workflow process, we will be able to obtain high-quality, reproducible forecasts and ensure all data is integrated into our hybrid machine learning environment and </w:t>
      </w:r>
      <w:proofErr w:type="spellStart"/>
      <w:r w:rsidRPr="000866E5">
        <w:t>Streamlit</w:t>
      </w:r>
      <w:proofErr w:type="spellEnd"/>
      <w:r w:rsidRPr="000866E5">
        <w:t xml:space="preserve"> dashboard.</w:t>
      </w:r>
    </w:p>
    <w:p w14:paraId="4EC52752" w14:textId="3364BF28" w:rsidR="00D71E5A" w:rsidRDefault="000866E5" w:rsidP="577F358B">
      <w:r>
        <w:lastRenderedPageBreak/>
        <w:t xml:space="preserve"> </w:t>
      </w:r>
    </w:p>
    <w:p w14:paraId="76B89CA4" w14:textId="77777777" w:rsidR="612F2D1D" w:rsidRDefault="612F2D1D" w:rsidP="577F358B">
      <w:pPr>
        <w:pStyle w:val="Heading2"/>
      </w:pPr>
      <w:bookmarkStart w:id="10" w:name="_Toc216121478"/>
      <w:bookmarkStart w:id="11" w:name="_Toc216173917"/>
      <w:r w:rsidRPr="577F358B">
        <w:t>Data Sources:</w:t>
      </w:r>
      <w:bookmarkEnd w:id="10"/>
      <w:bookmarkEnd w:id="11"/>
    </w:p>
    <w:p w14:paraId="235E385D" w14:textId="77777777" w:rsidR="577F358B" w:rsidRDefault="577F358B" w:rsidP="577F358B"/>
    <w:p w14:paraId="7B3A4BF4" w14:textId="77777777" w:rsidR="002365AB" w:rsidRPr="002365AB" w:rsidRDefault="002365AB" w:rsidP="002365AB">
      <w:r w:rsidRPr="002365AB">
        <w:t>The use of this project incorporates all existing historical 1C and 2C datasets from Auckland Council's monitoring network (12+ sites) to provide the necessary pollutant measures as well as the required explanatory variables to create models. The major pollutant metrics used are as follows:</w:t>
      </w:r>
    </w:p>
    <w:p w14:paraId="0680DAC9" w14:textId="5AF1CE7E" w:rsidR="002365AB" w:rsidRPr="002365AB" w:rsidRDefault="002365AB" w:rsidP="002365AB">
      <w:pPr>
        <w:pStyle w:val="ListParagraph"/>
        <w:numPr>
          <w:ilvl w:val="0"/>
          <w:numId w:val="28"/>
        </w:numPr>
      </w:pPr>
      <w:r w:rsidRPr="002365AB">
        <w:t>NO, NO₂, NOx, PM₁₀, PM₂.₅, SO₂, O₃, BC(370), and BC(880)</w:t>
      </w:r>
    </w:p>
    <w:p w14:paraId="18561056" w14:textId="7EDD9952" w:rsidR="002365AB" w:rsidRPr="002365AB" w:rsidRDefault="003E00C6" w:rsidP="002365AB">
      <w:r>
        <w:t xml:space="preserve">And </w:t>
      </w:r>
      <w:r w:rsidR="002365AB" w:rsidRPr="002365AB">
        <w:t>the major meteorological and activity factors are as follows:</w:t>
      </w:r>
    </w:p>
    <w:p w14:paraId="38BD7960" w14:textId="554BF686" w:rsidR="002365AB" w:rsidRPr="002365AB" w:rsidRDefault="002365AB" w:rsidP="002365AB">
      <w:pPr>
        <w:pStyle w:val="ListParagraph"/>
        <w:numPr>
          <w:ilvl w:val="0"/>
          <w:numId w:val="28"/>
        </w:numPr>
      </w:pPr>
      <w:r w:rsidRPr="002365AB">
        <w:t>temperature, relative humidity (RH), wind speed (WS), wind direction (WD), and traffic volume (</w:t>
      </w:r>
      <w:proofErr w:type="spellStart"/>
      <w:r w:rsidRPr="002365AB">
        <w:t>TrafficV</w:t>
      </w:r>
      <w:proofErr w:type="spellEnd"/>
      <w:r w:rsidRPr="002365AB">
        <w:t>).</w:t>
      </w:r>
    </w:p>
    <w:p w14:paraId="57E63250" w14:textId="77777777" w:rsidR="002365AB" w:rsidRPr="002365AB" w:rsidRDefault="002365AB" w:rsidP="002365AB">
      <w:r w:rsidRPr="002365AB">
        <w:t>all data were received in csv and merged by site x time stamp, ensuring that all variables temporally aligned with each other.</w:t>
      </w:r>
    </w:p>
    <w:p w14:paraId="08E855BC" w14:textId="77777777" w:rsidR="006E42F4" w:rsidRDefault="006E42F4" w:rsidP="577F358B"/>
    <w:p w14:paraId="542DB695" w14:textId="77777777" w:rsidR="2DF35EE2" w:rsidRDefault="00C01ACB" w:rsidP="577F358B">
      <w:pPr>
        <w:pStyle w:val="Heading2"/>
      </w:pPr>
      <w:bookmarkStart w:id="12" w:name="_Toc216121479"/>
      <w:bookmarkStart w:id="13" w:name="_Toc216173918"/>
      <w:r w:rsidRPr="00C01ACB">
        <w:t>Data Ingestion &amp; Storage</w:t>
      </w:r>
      <w:r w:rsidR="2DF35EE2" w:rsidRPr="577F358B">
        <w:t>:</w:t>
      </w:r>
      <w:bookmarkEnd w:id="12"/>
      <w:bookmarkEnd w:id="13"/>
    </w:p>
    <w:p w14:paraId="78C24F30" w14:textId="77777777" w:rsidR="577F358B" w:rsidRDefault="577F358B" w:rsidP="577F358B"/>
    <w:p w14:paraId="5164D534" w14:textId="77777777" w:rsidR="577F358B" w:rsidRDefault="004F03A7" w:rsidP="577F358B">
      <w:r w:rsidRPr="004F03A7">
        <w:t>A Python based ingest layer (using Pandas) reads the raw CSVs; the ingest layer standardizes the time stamps (into ISO format); normalizes the names of the pollutants and their respective units; and records all ingest actions so that the process can be replicated. For development purposes, the files will be stored on local file systems with versioning via Git; production ready configurations include transitioning to cloud storage (AWS S3 or Google Cloud Storage) and using an SQL for querying the data.</w:t>
      </w:r>
    </w:p>
    <w:p w14:paraId="245413F8" w14:textId="77777777" w:rsidR="003026F3" w:rsidRDefault="003026F3" w:rsidP="577F358B"/>
    <w:p w14:paraId="488ED009" w14:textId="77777777" w:rsidR="003026F3" w:rsidRDefault="00DE582F" w:rsidP="00DE582F">
      <w:pPr>
        <w:pStyle w:val="Heading2"/>
      </w:pPr>
      <w:bookmarkStart w:id="14" w:name="_Toc216121480"/>
      <w:bookmarkStart w:id="15" w:name="_Toc216173919"/>
      <w:r w:rsidRPr="00DE582F">
        <w:t>Data Processing &amp; Feature Engineering</w:t>
      </w:r>
      <w:r>
        <w:t>:</w:t>
      </w:r>
      <w:bookmarkEnd w:id="14"/>
      <w:bookmarkEnd w:id="15"/>
    </w:p>
    <w:p w14:paraId="29CFB2ED" w14:textId="77777777" w:rsidR="00DE582F" w:rsidRDefault="00DE582F" w:rsidP="00DE582F"/>
    <w:p w14:paraId="4E096B8D" w14:textId="02B4E24D" w:rsidR="00C860D4" w:rsidRDefault="00B2226F" w:rsidP="00B2226F">
      <w:pPr>
        <w:rPr>
          <w:rFonts w:ascii="Aptos" w:eastAsia="Aptos" w:hAnsi="Aptos" w:cs="Aptos"/>
        </w:rPr>
      </w:pPr>
      <w:r w:rsidRPr="00B2226F">
        <w:rPr>
          <w:rFonts w:ascii="Aptos" w:eastAsia="Aptos" w:hAnsi="Aptos" w:cs="Aptos"/>
        </w:rPr>
        <w:t xml:space="preserve">Automated functions that pre-process all data are created so they can be reused. This </w:t>
      </w:r>
      <w:r w:rsidR="00C860D4" w:rsidRPr="00B2226F">
        <w:rPr>
          <w:rFonts w:ascii="Aptos" w:eastAsia="Aptos" w:hAnsi="Aptos" w:cs="Aptos"/>
        </w:rPr>
        <w:t>includes.</w:t>
      </w:r>
    </w:p>
    <w:p w14:paraId="15244906" w14:textId="4A51DBE5" w:rsidR="00B2226F" w:rsidRPr="00C860D4" w:rsidRDefault="00C860D4" w:rsidP="00C860D4">
      <w:pPr>
        <w:pStyle w:val="ListParagraph"/>
        <w:numPr>
          <w:ilvl w:val="0"/>
          <w:numId w:val="28"/>
        </w:numPr>
        <w:rPr>
          <w:rFonts w:ascii="Aptos" w:eastAsia="Aptos" w:hAnsi="Aptos" w:cs="Aptos"/>
        </w:rPr>
      </w:pPr>
      <w:r>
        <w:rPr>
          <w:rFonts w:ascii="Aptos" w:eastAsia="Aptos" w:hAnsi="Aptos" w:cs="Aptos"/>
        </w:rPr>
        <w:t>R</w:t>
      </w:r>
      <w:r w:rsidR="00B2226F" w:rsidRPr="00C860D4">
        <w:rPr>
          <w:rFonts w:ascii="Aptos" w:eastAsia="Aptos" w:hAnsi="Aptos" w:cs="Aptos"/>
        </w:rPr>
        <w:t>emoving any pollutant readings with negative/invalid values or any traffic counts that don't make sense,</w:t>
      </w:r>
    </w:p>
    <w:p w14:paraId="2C121837" w14:textId="77777777" w:rsidR="00B2226F" w:rsidRPr="00C860D4" w:rsidRDefault="00B2226F" w:rsidP="00C860D4">
      <w:pPr>
        <w:pStyle w:val="ListParagraph"/>
        <w:numPr>
          <w:ilvl w:val="0"/>
          <w:numId w:val="28"/>
        </w:numPr>
        <w:rPr>
          <w:rFonts w:ascii="Aptos" w:eastAsia="Aptos" w:hAnsi="Aptos" w:cs="Aptos"/>
        </w:rPr>
      </w:pPr>
      <w:r w:rsidRPr="00C860D4">
        <w:rPr>
          <w:rFonts w:ascii="Aptos" w:eastAsia="Aptos" w:hAnsi="Aptos" w:cs="Aptos"/>
        </w:rPr>
        <w:t>standardizing all datasets to have an hourly time series by resampling as necessary,</w:t>
      </w:r>
    </w:p>
    <w:p w14:paraId="4D37AFD3" w14:textId="385D22FB" w:rsidR="00B2226F" w:rsidRPr="00C860D4" w:rsidRDefault="00B2226F" w:rsidP="00C860D4">
      <w:pPr>
        <w:pStyle w:val="ListParagraph"/>
        <w:numPr>
          <w:ilvl w:val="0"/>
          <w:numId w:val="28"/>
        </w:numPr>
        <w:rPr>
          <w:rFonts w:ascii="Aptos" w:eastAsia="Aptos" w:hAnsi="Aptos" w:cs="Aptos"/>
        </w:rPr>
      </w:pPr>
      <w:r w:rsidRPr="00C860D4">
        <w:rPr>
          <w:rFonts w:ascii="Aptos" w:eastAsia="Aptos" w:hAnsi="Aptos" w:cs="Aptos"/>
        </w:rPr>
        <w:t xml:space="preserve">filling in missing values from small gaps with either forward/backward fill, and flagging large gaps (causes </w:t>
      </w:r>
      <w:r w:rsidR="00C860D4" w:rsidRPr="00C860D4">
        <w:rPr>
          <w:rFonts w:ascii="Aptos" w:eastAsia="Aptos" w:hAnsi="Aptos" w:cs="Aptos"/>
        </w:rPr>
        <w:t>include</w:t>
      </w:r>
      <w:r w:rsidRPr="00C860D4">
        <w:rPr>
          <w:rFonts w:ascii="Aptos" w:eastAsia="Aptos" w:hAnsi="Aptos" w:cs="Aptos"/>
        </w:rPr>
        <w:t xml:space="preserve"> failure of sensors, upgrade of stations and roadwork/construction interference),</w:t>
      </w:r>
    </w:p>
    <w:p w14:paraId="6C61142E" w14:textId="50E996B3" w:rsidR="00B2226F" w:rsidRPr="00C860D4" w:rsidRDefault="00B2226F" w:rsidP="00C860D4">
      <w:pPr>
        <w:pStyle w:val="ListParagraph"/>
        <w:numPr>
          <w:ilvl w:val="0"/>
          <w:numId w:val="28"/>
        </w:numPr>
        <w:rPr>
          <w:rFonts w:ascii="Aptos" w:eastAsia="Aptos" w:hAnsi="Aptos" w:cs="Aptos"/>
        </w:rPr>
      </w:pPr>
      <w:r w:rsidRPr="00C860D4">
        <w:rPr>
          <w:rFonts w:ascii="Aptos" w:eastAsia="Aptos" w:hAnsi="Aptos" w:cs="Aptos"/>
        </w:rPr>
        <w:t xml:space="preserve">creating new features that are engineered such as lag1 – lag </w:t>
      </w:r>
      <w:r w:rsidR="00C860D4">
        <w:rPr>
          <w:rFonts w:ascii="Aptos" w:eastAsia="Aptos" w:hAnsi="Aptos" w:cs="Aptos"/>
        </w:rPr>
        <w:t>N</w:t>
      </w:r>
      <w:r w:rsidRPr="00C860D4">
        <w:rPr>
          <w:rFonts w:ascii="Aptos" w:eastAsia="Aptos" w:hAnsi="Aptos" w:cs="Aptos"/>
        </w:rPr>
        <w:t xml:space="preserve">, rolling means (for </w:t>
      </w:r>
      <w:r w:rsidR="00C860D4" w:rsidRPr="00C860D4">
        <w:rPr>
          <w:rFonts w:ascii="Aptos" w:eastAsia="Aptos" w:hAnsi="Aptos" w:cs="Aptos"/>
        </w:rPr>
        <w:t>example,</w:t>
      </w:r>
      <w:r w:rsidRPr="00C860D4">
        <w:rPr>
          <w:rFonts w:ascii="Aptos" w:eastAsia="Aptos" w:hAnsi="Aptos" w:cs="Aptos"/>
        </w:rPr>
        <w:t xml:space="preserve"> </w:t>
      </w:r>
      <w:r w:rsidR="00C860D4" w:rsidRPr="00C860D4">
        <w:rPr>
          <w:rFonts w:ascii="Aptos" w:eastAsia="Aptos" w:hAnsi="Aptos" w:cs="Aptos"/>
        </w:rPr>
        <w:t>24-hour</w:t>
      </w:r>
      <w:r w:rsidRPr="00C860D4">
        <w:rPr>
          <w:rFonts w:ascii="Aptos" w:eastAsia="Aptos" w:hAnsi="Aptos" w:cs="Aptos"/>
        </w:rPr>
        <w:t xml:space="preserve"> average) and interactions between wind and traffic,</w:t>
      </w:r>
    </w:p>
    <w:p w14:paraId="63502371" w14:textId="77777777" w:rsidR="00B2226F" w:rsidRPr="00C860D4" w:rsidRDefault="00B2226F" w:rsidP="00C860D4">
      <w:pPr>
        <w:pStyle w:val="ListParagraph"/>
        <w:numPr>
          <w:ilvl w:val="0"/>
          <w:numId w:val="28"/>
        </w:numPr>
        <w:rPr>
          <w:rFonts w:ascii="Aptos" w:eastAsia="Aptos" w:hAnsi="Aptos" w:cs="Aptos"/>
        </w:rPr>
      </w:pPr>
      <w:r w:rsidRPr="00C860D4">
        <w:rPr>
          <w:rFonts w:ascii="Aptos" w:eastAsia="Aptos" w:hAnsi="Aptos" w:cs="Aptos"/>
        </w:rPr>
        <w:t>using official NESAQ thresholds to label exceedances.</w:t>
      </w:r>
    </w:p>
    <w:p w14:paraId="146C9446" w14:textId="77777777" w:rsidR="00B2226F" w:rsidRDefault="00B2226F" w:rsidP="00B2226F">
      <w:pPr>
        <w:rPr>
          <w:rFonts w:ascii="Aptos" w:eastAsia="Aptos" w:hAnsi="Aptos" w:cs="Aptos"/>
        </w:rPr>
      </w:pPr>
      <w:r w:rsidRPr="00B2226F">
        <w:rPr>
          <w:rFonts w:ascii="Aptos" w:eastAsia="Aptos" w:hAnsi="Aptos" w:cs="Aptos"/>
        </w:rPr>
        <w:t>This creates a clean analytical dataset for each monitoring site to model.</w:t>
      </w:r>
    </w:p>
    <w:p w14:paraId="42D548C6" w14:textId="77777777" w:rsidR="00C860D4" w:rsidRPr="00B2226F" w:rsidRDefault="00C860D4" w:rsidP="00B2226F">
      <w:pPr>
        <w:rPr>
          <w:rFonts w:ascii="Aptos" w:eastAsia="Aptos" w:hAnsi="Aptos" w:cs="Aptos"/>
        </w:rPr>
      </w:pPr>
    </w:p>
    <w:p w14:paraId="30AE34B4" w14:textId="77777777" w:rsidR="004F03A7" w:rsidRDefault="004F03A7" w:rsidP="577F358B">
      <w:pPr>
        <w:rPr>
          <w:rFonts w:ascii="Aptos" w:eastAsia="Aptos" w:hAnsi="Aptos" w:cs="Aptos"/>
        </w:rPr>
      </w:pPr>
    </w:p>
    <w:p w14:paraId="2628B2A9" w14:textId="77777777" w:rsidR="769601E8" w:rsidRDefault="00F55E2C" w:rsidP="577F358B">
      <w:pPr>
        <w:pStyle w:val="Heading2"/>
      </w:pPr>
      <w:bookmarkStart w:id="16" w:name="_Toc216121481"/>
      <w:bookmarkStart w:id="17" w:name="_Toc216173920"/>
      <w:r w:rsidRPr="00F55E2C">
        <w:t>Modelling Pipeline</w:t>
      </w:r>
      <w:r w:rsidR="769601E8" w:rsidRPr="577F358B">
        <w:t>:</w:t>
      </w:r>
      <w:bookmarkEnd w:id="16"/>
      <w:bookmarkEnd w:id="17"/>
    </w:p>
    <w:p w14:paraId="025ACC00" w14:textId="77777777" w:rsidR="577F358B" w:rsidRDefault="577F358B" w:rsidP="577F358B">
      <w:pPr>
        <w:rPr>
          <w:rFonts w:ascii="Aptos" w:eastAsia="Aptos" w:hAnsi="Aptos" w:cs="Aptos"/>
        </w:rPr>
      </w:pPr>
    </w:p>
    <w:p w14:paraId="40EB7840" w14:textId="3B2655CC" w:rsidR="00CF2E92" w:rsidRPr="00CF2E92" w:rsidRDefault="00CF2E92" w:rsidP="00CF2E92">
      <w:pPr>
        <w:rPr>
          <w:rFonts w:ascii="Aptos" w:eastAsia="Aptos" w:hAnsi="Aptos" w:cs="Aptos"/>
        </w:rPr>
      </w:pPr>
      <w:r w:rsidRPr="00CF2E92">
        <w:rPr>
          <w:rFonts w:ascii="Aptos" w:eastAsia="Aptos" w:hAnsi="Aptos" w:cs="Aptos"/>
        </w:rPr>
        <w:t xml:space="preserve">Seasonal Baseline Modelling using ARIMA/SARIMA is used as a first step to assess longer term trends and seasonal patterns for baseline prediction of pollutant concentration; A Hybrid Machine Learning Ensemble model was developed by integrating Random Forest Regressor and Gradient Boosting Regressor and LSTM models to predict pollutant concentration. This ensemble model utilizes an average of the predictions generated by each individual model to provide final predictions, and this process is facilitated by </w:t>
      </w:r>
      <w:proofErr w:type="spellStart"/>
      <w:r>
        <w:rPr>
          <w:rFonts w:ascii="Aptos" w:eastAsia="Aptos" w:hAnsi="Aptos" w:cs="Aptos"/>
        </w:rPr>
        <w:t>S</w:t>
      </w:r>
      <w:r w:rsidRPr="00CF2E92">
        <w:rPr>
          <w:rFonts w:ascii="Aptos" w:eastAsia="Aptos" w:hAnsi="Aptos" w:cs="Aptos"/>
        </w:rPr>
        <w:t>treamlit</w:t>
      </w:r>
      <w:proofErr w:type="spellEnd"/>
      <w:r w:rsidRPr="00CF2E92">
        <w:rPr>
          <w:rFonts w:ascii="Aptos" w:eastAsia="Aptos" w:hAnsi="Aptos" w:cs="Aptos"/>
        </w:rPr>
        <w:t>. Techniques such as time series cross validation, grid search for parameters for tree-based models and early stopping for LSTMs were also applied to optimize the models' performance. Performance was measured by metrics including mean absolute error, root mean square error, and precision/recall for exceedance classifications.</w:t>
      </w:r>
    </w:p>
    <w:p w14:paraId="32D657C3" w14:textId="77777777" w:rsidR="577F358B" w:rsidRDefault="577F358B" w:rsidP="577F358B"/>
    <w:p w14:paraId="63F1AD14" w14:textId="77777777" w:rsidR="769601E8" w:rsidRDefault="769601E8" w:rsidP="577F358B">
      <w:pPr>
        <w:pStyle w:val="Heading2"/>
      </w:pPr>
      <w:bookmarkStart w:id="18" w:name="_Toc216121482"/>
      <w:bookmarkStart w:id="19" w:name="_Toc216173921"/>
      <w:r w:rsidRPr="577F358B">
        <w:t>Output and Visualisation:</w:t>
      </w:r>
      <w:bookmarkEnd w:id="18"/>
      <w:bookmarkEnd w:id="19"/>
    </w:p>
    <w:p w14:paraId="4989BEEB" w14:textId="77777777" w:rsidR="577F358B" w:rsidRDefault="577F358B" w:rsidP="577F358B"/>
    <w:p w14:paraId="5BF08C7A" w14:textId="77777777" w:rsidR="00AC54EA" w:rsidRPr="00AC54EA" w:rsidRDefault="00AC54EA" w:rsidP="00AC54EA">
      <w:r w:rsidRPr="00AC54EA">
        <w:t xml:space="preserve">Auckland Council will utilize a </w:t>
      </w:r>
      <w:proofErr w:type="spellStart"/>
      <w:r w:rsidRPr="00AC54EA">
        <w:t>Streamlit</w:t>
      </w:r>
      <w:proofErr w:type="spellEnd"/>
      <w:r w:rsidRPr="00AC54EA">
        <w:t xml:space="preserve"> Web Application to access air quality data interactively. The application will feature line and bar charts displaying Exceedance Events, daily averages, and long-term trends, along with Exceedance Forecasts for pollutant levels based on a hybrid machine learning model. This dynamic platform allows users to view updated results in their preferred format, enhancing data accessibility and usability.</w:t>
      </w:r>
    </w:p>
    <w:p w14:paraId="7DDEB74A" w14:textId="77777777" w:rsidR="577F358B" w:rsidRDefault="577F358B" w:rsidP="577F358B"/>
    <w:p w14:paraId="642AA078" w14:textId="77777777" w:rsidR="65FD26B4" w:rsidRDefault="65FD26B4" w:rsidP="577F358B">
      <w:pPr>
        <w:pStyle w:val="Heading2"/>
      </w:pPr>
      <w:bookmarkStart w:id="20" w:name="_Toc216121483"/>
      <w:bookmarkStart w:id="21" w:name="_Toc216173922"/>
      <w:r w:rsidRPr="577F358B">
        <w:t>Integration and System Architecture Overview:</w:t>
      </w:r>
      <w:bookmarkEnd w:id="20"/>
      <w:bookmarkEnd w:id="21"/>
    </w:p>
    <w:p w14:paraId="525B0EE8" w14:textId="77777777" w:rsidR="577F358B" w:rsidRDefault="577F358B" w:rsidP="577F358B"/>
    <w:p w14:paraId="0A57C907" w14:textId="77777777" w:rsidR="65FD26B4" w:rsidRDefault="65FD26B4" w:rsidP="577F358B">
      <w:r w:rsidRPr="577F358B">
        <w:t xml:space="preserve">The </w:t>
      </w:r>
      <w:r w:rsidR="799CDB4F" w:rsidRPr="577F358B">
        <w:t xml:space="preserve">system is a </w:t>
      </w:r>
      <w:r w:rsidRPr="577F358B">
        <w:t xml:space="preserve">like a step-by-step pipeline. It starts with data ingestion, then moves on to data cleaning, feature engineering, model training, prediction, and finally, visualization. Data goes from the ingestion layer to the processing stage. Here, it gets cleaned and transformed before entering both forecasting and classification models. The outputs from the models flow into </w:t>
      </w:r>
      <w:proofErr w:type="spellStart"/>
      <w:r w:rsidRPr="577F358B">
        <w:t>Streamlit’s</w:t>
      </w:r>
      <w:proofErr w:type="spellEnd"/>
      <w:r w:rsidRPr="577F358B">
        <w:t xml:space="preserve"> visualization layer. This gives end users live charts and predictions.</w:t>
      </w:r>
    </w:p>
    <w:p w14:paraId="64C7D6DA" w14:textId="77777777" w:rsidR="006602E4" w:rsidRDefault="006602E4" w:rsidP="577F358B"/>
    <w:p w14:paraId="105460C8" w14:textId="16230A8B" w:rsidR="577F358B" w:rsidRDefault="5B325163" w:rsidP="00D51A6A">
      <w:pPr>
        <w:pStyle w:val="Heading2"/>
      </w:pPr>
      <w:bookmarkStart w:id="22" w:name="_Toc216121484"/>
      <w:bookmarkStart w:id="23" w:name="_Toc216173923"/>
      <w:r w:rsidRPr="577F358B">
        <w:t>Security, Ethics, and Compliance:</w:t>
      </w:r>
      <w:bookmarkEnd w:id="22"/>
      <w:bookmarkEnd w:id="23"/>
    </w:p>
    <w:p w14:paraId="3FC8F20C" w14:textId="77777777" w:rsidR="00D51A6A" w:rsidRPr="00D51A6A" w:rsidRDefault="00D51A6A" w:rsidP="00D51A6A"/>
    <w:p w14:paraId="0CFD9B90" w14:textId="1BC63FF5" w:rsidR="003D1391" w:rsidRDefault="003D1391" w:rsidP="003D1391">
      <w:r w:rsidRPr="003D1391">
        <w:t xml:space="preserve">In this research project, all activity was conducted using a professional data governance framework that used data from Auckland Council’s Public Data Sets; use of these data sets </w:t>
      </w:r>
      <w:r w:rsidR="00B044DA" w:rsidRPr="003D1391">
        <w:t>was</w:t>
      </w:r>
      <w:r w:rsidRPr="003D1391">
        <w:t xml:space="preserve"> under a strictly confidential basis; no personal identifiable information is contained within the data, and it is securely stored and only accessible by authorized personnel. The privacy and compliance for both </w:t>
      </w:r>
      <w:r w:rsidRPr="003D1391">
        <w:lastRenderedPageBreak/>
        <w:t>the New Zealand Privacy Act 2020 and Massey University's ethics policy were followed during the duration of the capstone requirement. After completion of the capstone requirements, the data and source code will be returned to Auckland Council (if necessary) or deleted.</w:t>
      </w:r>
    </w:p>
    <w:p w14:paraId="222411C5" w14:textId="77777777" w:rsidR="00E6745E" w:rsidRDefault="00E6745E" w:rsidP="003D1391"/>
    <w:p w14:paraId="5C32403C" w14:textId="77777777" w:rsidR="00E6745E" w:rsidRDefault="00E6745E" w:rsidP="003D1391"/>
    <w:p w14:paraId="6F6FFA54" w14:textId="77777777" w:rsidR="00E6745E" w:rsidRDefault="00E6745E" w:rsidP="003D1391"/>
    <w:p w14:paraId="6EED7B55" w14:textId="77777777" w:rsidR="00E6745E" w:rsidRPr="003D1391" w:rsidRDefault="00E6745E" w:rsidP="003D1391"/>
    <w:p w14:paraId="184CFA7F" w14:textId="77777777" w:rsidR="577F358B" w:rsidRDefault="577F358B" w:rsidP="577F358B"/>
    <w:p w14:paraId="5C32A583" w14:textId="77777777" w:rsidR="1F17750E" w:rsidRPr="00E02E04" w:rsidRDefault="1F17750E" w:rsidP="577F358B">
      <w:pPr>
        <w:pStyle w:val="Heading1"/>
      </w:pPr>
      <w:bookmarkStart w:id="24" w:name="_Toc216121485"/>
      <w:bookmarkStart w:id="25" w:name="_Toc216173924"/>
      <w:r>
        <w:t>Project Development:</w:t>
      </w:r>
      <w:bookmarkEnd w:id="24"/>
      <w:bookmarkEnd w:id="25"/>
    </w:p>
    <w:p w14:paraId="524B9859" w14:textId="77777777" w:rsidR="00E401AD" w:rsidRPr="00E02E04" w:rsidRDefault="00E401AD" w:rsidP="00E401AD">
      <w:pPr>
        <w:rPr>
          <w:highlight w:val="yellow"/>
        </w:rPr>
      </w:pPr>
    </w:p>
    <w:p w14:paraId="39207595" w14:textId="78D11D1A" w:rsidR="002E64BB" w:rsidRPr="00E02E04" w:rsidRDefault="00D63733" w:rsidP="002E64BB">
      <w:pPr>
        <w:pStyle w:val="Heading2"/>
      </w:pPr>
      <w:bookmarkStart w:id="26" w:name="_Toc216121486"/>
      <w:bookmarkStart w:id="27" w:name="_Toc216173925"/>
      <w:r w:rsidRPr="00D63733">
        <w:t>Implementation Integration</w:t>
      </w:r>
      <w:r w:rsidR="002E64BB">
        <w:t>:</w:t>
      </w:r>
      <w:bookmarkEnd w:id="26"/>
      <w:bookmarkEnd w:id="27"/>
    </w:p>
    <w:p w14:paraId="2D4BBA82" w14:textId="77777777" w:rsidR="002E64BB" w:rsidRPr="00E02E04" w:rsidRDefault="002E64BB" w:rsidP="002E64BB"/>
    <w:p w14:paraId="79403C37" w14:textId="5CB72E84" w:rsidR="75BB464B" w:rsidRDefault="000905E1">
      <w:r w:rsidRPr="000905E1">
        <w:t xml:space="preserve">The system is designed to function in unison through a single analytical pipeline from the ingestion of raw data through the generation of forecasted values to the display of graphical outputs for visualization. Upon upload of the merged 1C/2C dataset, the </w:t>
      </w:r>
      <w:proofErr w:type="spellStart"/>
      <w:r w:rsidRPr="000905E1">
        <w:t>Streamlit</w:t>
      </w:r>
      <w:proofErr w:type="spellEnd"/>
      <w:r w:rsidRPr="000905E1">
        <w:t xml:space="preserve"> based application will run the complete workflow automatically.</w:t>
      </w:r>
    </w:p>
    <w:p w14:paraId="0F099A4D" w14:textId="24BB2559" w:rsidR="75BB464B" w:rsidRDefault="75BB464B"/>
    <w:p w14:paraId="76EA2C9C" w14:textId="5C995D69" w:rsidR="75BB464B" w:rsidRDefault="00D63733" w:rsidP="00D63733">
      <w:pPr>
        <w:pStyle w:val="Heading2"/>
      </w:pPr>
      <w:bookmarkStart w:id="28" w:name="_Toc216121487"/>
      <w:bookmarkStart w:id="29" w:name="_Toc216173926"/>
      <w:r>
        <w:t>Data Engineering:</w:t>
      </w:r>
      <w:bookmarkEnd w:id="28"/>
      <w:bookmarkEnd w:id="29"/>
    </w:p>
    <w:p w14:paraId="6CE7737C" w14:textId="1D17D863" w:rsidR="75BB464B" w:rsidRDefault="75BB464B"/>
    <w:p w14:paraId="2BA9A5AC" w14:textId="77777777" w:rsidR="6DA594B2" w:rsidRDefault="6DA594B2" w:rsidP="6DA594B2">
      <w:pPr>
        <w:pStyle w:val="ListParagraph"/>
        <w:numPr>
          <w:ilvl w:val="0"/>
          <w:numId w:val="15"/>
        </w:numPr>
      </w:pPr>
      <w:r>
        <w:t>Cleaning and Standardization</w:t>
      </w:r>
    </w:p>
    <w:p w14:paraId="4A80EF10" w14:textId="77777777" w:rsidR="008C58B3" w:rsidRDefault="008C58B3" w:rsidP="008C58B3">
      <w:pPr>
        <w:pStyle w:val="ListParagraph"/>
      </w:pPr>
    </w:p>
    <w:p w14:paraId="21AAEA37" w14:textId="3BC28AE3" w:rsidR="00E51A3E" w:rsidRDefault="00E51A3E" w:rsidP="00E51A3E">
      <w:pPr>
        <w:pStyle w:val="Caption"/>
      </w:pPr>
      <w:r>
        <w:t xml:space="preserve">Figure </w:t>
      </w:r>
      <w:fldSimple w:instr=" SEQ Figure \* ARABIC ">
        <w:r w:rsidR="00B50F7C">
          <w:rPr>
            <w:noProof/>
          </w:rPr>
          <w:t>2</w:t>
        </w:r>
      </w:fldSimple>
      <w:r>
        <w:t>.</w:t>
      </w:r>
    </w:p>
    <w:p w14:paraId="5710A918" w14:textId="77777777" w:rsidR="008C58B3" w:rsidRDefault="6AD500B3" w:rsidP="75BB464B">
      <w:r>
        <w:rPr>
          <w:noProof/>
        </w:rPr>
        <w:lastRenderedPageBreak/>
        <w:drawing>
          <wp:inline distT="0" distB="0" distL="0" distR="0" wp14:anchorId="457AA684" wp14:editId="16127406">
            <wp:extent cx="5953125" cy="6486525"/>
            <wp:effectExtent l="0" t="0" r="0" b="0"/>
            <wp:docPr id="834939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39811" name="Picture 834939811"/>
                    <pic:cNvPicPr/>
                  </pic:nvPicPr>
                  <pic:blipFill>
                    <a:blip r:embed="rId13">
                      <a:extLst>
                        <a:ext uri="{28A0092B-C50C-407E-A947-70E740481C1C}">
                          <a14:useLocalDpi xmlns:a14="http://schemas.microsoft.com/office/drawing/2010/main"/>
                        </a:ext>
                      </a:extLst>
                    </a:blip>
                    <a:stretch>
                      <a:fillRect/>
                    </a:stretch>
                  </pic:blipFill>
                  <pic:spPr>
                    <a:xfrm>
                      <a:off x="0" y="0"/>
                      <a:ext cx="5953125" cy="6486525"/>
                    </a:xfrm>
                    <a:prstGeom prst="rect">
                      <a:avLst/>
                    </a:prstGeom>
                  </pic:spPr>
                </pic:pic>
              </a:graphicData>
            </a:graphic>
          </wp:inline>
        </w:drawing>
      </w:r>
    </w:p>
    <w:p w14:paraId="21DB6F5F" w14:textId="77777777" w:rsidR="008C58B3" w:rsidRDefault="008C58B3" w:rsidP="75BB464B"/>
    <w:p w14:paraId="5E646B08" w14:textId="77777777" w:rsidR="008C58B3" w:rsidRDefault="008C58B3" w:rsidP="75BB464B"/>
    <w:p w14:paraId="1D9D2520" w14:textId="77777777" w:rsidR="008C58B3" w:rsidRDefault="008C58B3" w:rsidP="75BB464B"/>
    <w:p w14:paraId="6AD611A6" w14:textId="77777777" w:rsidR="008C58B3" w:rsidRDefault="008C58B3" w:rsidP="75BB464B"/>
    <w:p w14:paraId="2DE93DD8" w14:textId="77777777" w:rsidR="008C58B3" w:rsidRDefault="008C58B3" w:rsidP="75BB464B"/>
    <w:p w14:paraId="6F90216F" w14:textId="0492FAF4" w:rsidR="008C58B3" w:rsidRDefault="008C58B3" w:rsidP="008C58B3">
      <w:pPr>
        <w:pStyle w:val="Caption"/>
      </w:pPr>
      <w:r>
        <w:t xml:space="preserve">Figure </w:t>
      </w:r>
      <w:fldSimple w:instr=" SEQ Figure \* ARABIC ">
        <w:r w:rsidR="00B50F7C">
          <w:rPr>
            <w:noProof/>
          </w:rPr>
          <w:t>3</w:t>
        </w:r>
      </w:fldSimple>
      <w:r>
        <w:t>.</w:t>
      </w:r>
    </w:p>
    <w:p w14:paraId="40BAAF10" w14:textId="60CDED2C" w:rsidR="6AD500B3" w:rsidRDefault="6AD500B3" w:rsidP="75BB464B">
      <w:r>
        <w:rPr>
          <w:noProof/>
        </w:rPr>
        <w:lastRenderedPageBreak/>
        <w:drawing>
          <wp:inline distT="0" distB="0" distL="0" distR="0" wp14:anchorId="2A26EC78" wp14:editId="36009F82">
            <wp:extent cx="6486525" cy="3371850"/>
            <wp:effectExtent l="0" t="0" r="0" b="0"/>
            <wp:docPr id="86082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2477" name="Picture 86082477"/>
                    <pic:cNvPicPr/>
                  </pic:nvPicPr>
                  <pic:blipFill>
                    <a:blip r:embed="rId14">
                      <a:extLst>
                        <a:ext uri="{28A0092B-C50C-407E-A947-70E740481C1C}">
                          <a14:useLocalDpi xmlns:a14="http://schemas.microsoft.com/office/drawing/2010/main"/>
                        </a:ext>
                      </a:extLst>
                    </a:blip>
                    <a:stretch>
                      <a:fillRect/>
                    </a:stretch>
                  </pic:blipFill>
                  <pic:spPr>
                    <a:xfrm>
                      <a:off x="0" y="0"/>
                      <a:ext cx="6486525" cy="3371850"/>
                    </a:xfrm>
                    <a:prstGeom prst="rect">
                      <a:avLst/>
                    </a:prstGeom>
                  </pic:spPr>
                </pic:pic>
              </a:graphicData>
            </a:graphic>
          </wp:inline>
        </w:drawing>
      </w:r>
    </w:p>
    <w:p w14:paraId="2DC9F6EB" w14:textId="77777777" w:rsidR="008C58B3" w:rsidRDefault="008C58B3" w:rsidP="75BB464B"/>
    <w:p w14:paraId="53050FEE" w14:textId="19241A95" w:rsidR="6DA594B2" w:rsidRDefault="0024029E" w:rsidP="6DA594B2">
      <w:r w:rsidRPr="0024029E">
        <w:t xml:space="preserve">The ingestion portion of the pipeline takes raw data, cleans it by establishing consistent timestamp formatting and standardized labelling of parameters, then passes the cleaned data to the processing layer. The processing layer includes functionality to synchronize time intervals between different data sources, fill data gaps using statistical methods, and generate lagged features that can be used in the modelling process. </w:t>
      </w:r>
      <w:r w:rsidR="6DA594B2">
        <w:t>The cleaning process pipeline has:</w:t>
      </w:r>
    </w:p>
    <w:p w14:paraId="04410A09" w14:textId="77777777" w:rsidR="6DA594B2" w:rsidRDefault="6DA594B2" w:rsidP="6DA594B2">
      <w:r>
        <w:t>Data and time aggregation to make sure every measurement has an accurate point of time since forecasting and correlation visualisation depends on determining exactly when reading occurred.</w:t>
      </w:r>
    </w:p>
    <w:p w14:paraId="4E2AB650" w14:textId="77777777" w:rsidR="6DA594B2" w:rsidRDefault="6DA594B2" w:rsidP="6DA594B2">
      <w:r>
        <w:t>Correcting data types such as parameters columns which converted to numeric values.</w:t>
      </w:r>
    </w:p>
    <w:p w14:paraId="57A0F9FF" w14:textId="7587B768" w:rsidR="6DA594B2" w:rsidRDefault="6DA594B2" w:rsidP="6DA594B2">
      <w:r>
        <w:t xml:space="preserve">Negatives data for air key pollutants such </w:t>
      </w:r>
      <w:r w:rsidR="0E3E8F3B">
        <w:t xml:space="preserve">as </w:t>
      </w:r>
      <w:r>
        <w:t>PM10 or NO2 are corrected by using absolute values which a common practices when sensors misinterpret or misreport the data especially pollutant couldn’t have negative value.</w:t>
      </w:r>
    </w:p>
    <w:p w14:paraId="7E1081CE" w14:textId="63A73F3F" w:rsidR="6DA594B2" w:rsidRPr="009575C8" w:rsidRDefault="6DA594B2" w:rsidP="6DA594B2">
      <w:pPr>
        <w:rPr>
          <w:rFonts w:ascii="Aptos" w:eastAsia="Aptos" w:hAnsi="Aptos" w:cs="Aptos"/>
        </w:rPr>
      </w:pPr>
      <w:r w:rsidRPr="6DA594B2">
        <w:rPr>
          <w:rFonts w:ascii="Aptos" w:eastAsia="Aptos" w:hAnsi="Aptos" w:cs="Aptos"/>
        </w:rPr>
        <w:t>Categorical Variables</w:t>
      </w:r>
      <w:r w:rsidR="0031086A">
        <w:rPr>
          <w:rFonts w:ascii="Aptos" w:eastAsia="Aptos" w:hAnsi="Aptos" w:cs="Aptos"/>
        </w:rPr>
        <w:t xml:space="preserve"> c</w:t>
      </w:r>
      <w:r w:rsidRPr="6DA594B2">
        <w:rPr>
          <w:rFonts w:ascii="Aptos" w:eastAsia="Aptos" w:hAnsi="Aptos" w:cs="Aptos"/>
        </w:rPr>
        <w:t>olumns like Site and Parameter are essential for grouping and filtering.</w:t>
      </w:r>
    </w:p>
    <w:p w14:paraId="5A50C9E6" w14:textId="77777777" w:rsidR="6DA594B2" w:rsidRDefault="6DA594B2" w:rsidP="6DA594B2">
      <w:r w:rsidRPr="6DA594B2">
        <w:rPr>
          <w:rFonts w:ascii="Aptos" w:eastAsia="Aptos" w:hAnsi="Aptos" w:cs="Aptos"/>
        </w:rPr>
        <w:t>Missing values are forward-filled and backward-filled for instance, if a row is missing a site name, it guesses it’s the same as the preceding or next valid row.</w:t>
      </w:r>
    </w:p>
    <w:p w14:paraId="685E6561" w14:textId="77777777" w:rsidR="6DA594B2" w:rsidRDefault="6DA594B2" w:rsidP="6DA594B2">
      <w:pPr>
        <w:rPr>
          <w:rFonts w:ascii="Aptos" w:eastAsia="Aptos" w:hAnsi="Aptos" w:cs="Aptos"/>
        </w:rPr>
      </w:pPr>
      <w:r w:rsidRPr="6DA594B2">
        <w:rPr>
          <w:rFonts w:ascii="Aptos" w:eastAsia="Aptos" w:hAnsi="Aptos" w:cs="Aptos"/>
        </w:rPr>
        <w:t>Remaining gaps are filled with the most common value mode to prevent losing data unnecessarily.</w:t>
      </w:r>
    </w:p>
    <w:p w14:paraId="05576571" w14:textId="77777777" w:rsidR="00270248" w:rsidRDefault="00270248" w:rsidP="6DA594B2"/>
    <w:p w14:paraId="08641880" w14:textId="77777777" w:rsidR="6DA594B2" w:rsidRDefault="6DA594B2" w:rsidP="6DA594B2">
      <w:pPr>
        <w:pStyle w:val="ListParagraph"/>
        <w:numPr>
          <w:ilvl w:val="0"/>
          <w:numId w:val="14"/>
        </w:numPr>
        <w:rPr>
          <w:rFonts w:ascii="Aptos" w:eastAsia="Aptos" w:hAnsi="Aptos" w:cs="Aptos"/>
        </w:rPr>
      </w:pPr>
      <w:r w:rsidRPr="6DA594B2">
        <w:rPr>
          <w:rFonts w:ascii="Aptos" w:eastAsia="Aptos" w:hAnsi="Aptos" w:cs="Aptos"/>
        </w:rPr>
        <w:t>Handling Missing Data</w:t>
      </w:r>
    </w:p>
    <w:p w14:paraId="030CAD50" w14:textId="77777777" w:rsidR="6DA594B2" w:rsidRDefault="6DA594B2" w:rsidP="6DA594B2">
      <w:r w:rsidRPr="6DA594B2">
        <w:rPr>
          <w:rFonts w:ascii="Aptos" w:eastAsia="Aptos" w:hAnsi="Aptos" w:cs="Aptos"/>
        </w:rPr>
        <w:t>Environmental data typically has gaps because of sensor failure or transmission issues. So, we apply two techniques for short and long gaps.</w:t>
      </w:r>
    </w:p>
    <w:p w14:paraId="18617C21" w14:textId="4AC9F2E9" w:rsidR="6DA594B2" w:rsidRDefault="6DA594B2" w:rsidP="6DA594B2">
      <w:pPr>
        <w:rPr>
          <w:rFonts w:ascii="Aptos" w:eastAsia="Aptos" w:hAnsi="Aptos" w:cs="Aptos"/>
        </w:rPr>
      </w:pPr>
      <w:r w:rsidRPr="6DA594B2">
        <w:rPr>
          <w:rFonts w:ascii="Aptos" w:eastAsia="Aptos" w:hAnsi="Aptos" w:cs="Aptos"/>
        </w:rPr>
        <w:t>For short gaps of 1–2-time steps, it uses forward</w:t>
      </w:r>
      <w:r w:rsidR="7D1D0192" w:rsidRPr="75BB464B">
        <w:rPr>
          <w:rFonts w:ascii="Aptos" w:eastAsia="Aptos" w:hAnsi="Aptos" w:cs="Aptos"/>
        </w:rPr>
        <w:t xml:space="preserve"> or </w:t>
      </w:r>
      <w:r w:rsidRPr="6DA594B2">
        <w:rPr>
          <w:rFonts w:ascii="Aptos" w:eastAsia="Aptos" w:hAnsi="Aptos" w:cs="Aptos"/>
        </w:rPr>
        <w:t>backward fill values.</w:t>
      </w:r>
    </w:p>
    <w:p w14:paraId="6EE3BBF4" w14:textId="2E48D596" w:rsidR="6DA594B2" w:rsidRDefault="6DA594B2" w:rsidP="6DA594B2">
      <w:r w:rsidRPr="6DA594B2">
        <w:rPr>
          <w:rFonts w:ascii="Aptos" w:eastAsia="Aptos" w:hAnsi="Aptos" w:cs="Aptos"/>
        </w:rPr>
        <w:lastRenderedPageBreak/>
        <w:t xml:space="preserve">For </w:t>
      </w:r>
      <w:r w:rsidR="2D82DC89" w:rsidRPr="75BB464B">
        <w:rPr>
          <w:rFonts w:ascii="Aptos" w:eastAsia="Aptos" w:hAnsi="Aptos" w:cs="Aptos"/>
        </w:rPr>
        <w:t>long</w:t>
      </w:r>
      <w:r w:rsidRPr="6DA594B2">
        <w:rPr>
          <w:rFonts w:ascii="Aptos" w:eastAsia="Aptos" w:hAnsi="Aptos" w:cs="Aptos"/>
        </w:rPr>
        <w:t xml:space="preserve"> gaps like If missing data persists but there’s enough historical information at least 5 valid points, we use KNN imputation.</w:t>
      </w:r>
    </w:p>
    <w:p w14:paraId="31AE78CD" w14:textId="77777777" w:rsidR="6DA594B2" w:rsidRDefault="6DA594B2" w:rsidP="6DA594B2">
      <w:pPr>
        <w:rPr>
          <w:rFonts w:ascii="Aptos" w:eastAsia="Aptos" w:hAnsi="Aptos" w:cs="Aptos"/>
        </w:rPr>
      </w:pPr>
    </w:p>
    <w:p w14:paraId="0D5D1F60" w14:textId="77777777" w:rsidR="00633D4D" w:rsidRPr="00E02E04" w:rsidRDefault="6DA594B2" w:rsidP="6DA594B2">
      <w:pPr>
        <w:pStyle w:val="ListParagraph"/>
        <w:numPr>
          <w:ilvl w:val="0"/>
          <w:numId w:val="13"/>
        </w:numPr>
      </w:pPr>
      <w:r w:rsidRPr="6DA594B2">
        <w:t>Resampling and Aggregation</w:t>
      </w:r>
    </w:p>
    <w:p w14:paraId="4889639E" w14:textId="3606AC59" w:rsidR="6DA594B2" w:rsidRDefault="6DA594B2">
      <w:r w:rsidRPr="6DA594B2">
        <w:rPr>
          <w:rFonts w:ascii="Aptos" w:eastAsia="Aptos" w:hAnsi="Aptos" w:cs="Aptos"/>
        </w:rPr>
        <w:t>For temporal or correlation analysis, we resample the data daily or according to NESAQ thresholds like 8-hour or 24-hour averages.</w:t>
      </w:r>
    </w:p>
    <w:p w14:paraId="59BF71A6" w14:textId="77777777" w:rsidR="6DA594B2" w:rsidRDefault="6DA594B2" w:rsidP="6DA594B2">
      <w:r w:rsidRPr="6DA594B2">
        <w:rPr>
          <w:rFonts w:ascii="Aptos" w:eastAsia="Aptos" w:hAnsi="Aptos" w:cs="Aptos"/>
        </w:rPr>
        <w:t>This standardises irregular time series, accommodates missing periods, and allows for fair comparisons across sites and variables.</w:t>
      </w:r>
    </w:p>
    <w:p w14:paraId="2077D190" w14:textId="77777777" w:rsidR="6DA594B2" w:rsidRDefault="6DA594B2" w:rsidP="6DA594B2">
      <w:pPr>
        <w:rPr>
          <w:rFonts w:ascii="Aptos" w:eastAsia="Aptos" w:hAnsi="Aptos" w:cs="Aptos"/>
        </w:rPr>
      </w:pPr>
    </w:p>
    <w:p w14:paraId="3714C21F" w14:textId="67138296" w:rsidR="6DA594B2" w:rsidRDefault="6DA594B2" w:rsidP="6DA594B2">
      <w:pPr>
        <w:pStyle w:val="ListParagraph"/>
        <w:numPr>
          <w:ilvl w:val="0"/>
          <w:numId w:val="12"/>
        </w:numPr>
        <w:rPr>
          <w:rFonts w:ascii="Aptos" w:eastAsia="Aptos" w:hAnsi="Aptos" w:cs="Aptos"/>
        </w:rPr>
      </w:pPr>
      <w:r w:rsidRPr="6DA594B2">
        <w:rPr>
          <w:rFonts w:ascii="Aptos" w:eastAsia="Aptos" w:hAnsi="Aptos" w:cs="Aptos"/>
        </w:rPr>
        <w:t>Feature detection</w:t>
      </w:r>
    </w:p>
    <w:p w14:paraId="5309BB50" w14:textId="530A8879" w:rsidR="75BB464B" w:rsidRDefault="75BB464B" w:rsidP="75BB464B"/>
    <w:p w14:paraId="6FBCB8B9" w14:textId="77777777" w:rsidR="6DA594B2" w:rsidRDefault="6DA594B2">
      <w:r w:rsidRPr="6DA594B2">
        <w:rPr>
          <w:rFonts w:ascii="Aptos" w:eastAsia="Aptos" w:hAnsi="Aptos" w:cs="Aptos"/>
        </w:rPr>
        <w:t>After the cleaning, the dashboard automatically uncovers key variables.</w:t>
      </w:r>
    </w:p>
    <w:p w14:paraId="36079382" w14:textId="77777777" w:rsidR="6DA594B2" w:rsidRDefault="6DA594B2">
      <w:r w:rsidRPr="6DA594B2">
        <w:rPr>
          <w:rFonts w:ascii="Aptos" w:eastAsia="Aptos" w:hAnsi="Aptos" w:cs="Aptos"/>
        </w:rPr>
        <w:t>NESAQ pollutants include PM2.5, PM10, NO2, O3, CO, and SO2.</w:t>
      </w:r>
    </w:p>
    <w:p w14:paraId="5BB2B745" w14:textId="77777777" w:rsidR="6DA594B2" w:rsidRDefault="6DA594B2">
      <w:r w:rsidRPr="6DA594B2">
        <w:rPr>
          <w:rFonts w:ascii="Aptos" w:eastAsia="Aptos" w:hAnsi="Aptos" w:cs="Aptos"/>
        </w:rPr>
        <w:t>Weather variables include temperature, wind speed, wind direction, humidity, and so on.</w:t>
      </w:r>
    </w:p>
    <w:p w14:paraId="722DB21F" w14:textId="77777777" w:rsidR="6DA594B2" w:rsidRDefault="6DA594B2">
      <w:r w:rsidRPr="6DA594B2">
        <w:rPr>
          <w:rFonts w:ascii="Aptos" w:eastAsia="Aptos" w:hAnsi="Aptos" w:cs="Aptos"/>
        </w:rPr>
        <w:t xml:space="preserve">Traffic variables like </w:t>
      </w:r>
      <w:proofErr w:type="spellStart"/>
      <w:r w:rsidRPr="6DA594B2">
        <w:rPr>
          <w:rFonts w:ascii="Aptos" w:eastAsia="Aptos" w:hAnsi="Aptos" w:cs="Aptos"/>
        </w:rPr>
        <w:t>TrafficV</w:t>
      </w:r>
      <w:proofErr w:type="spellEnd"/>
      <w:r w:rsidRPr="6DA594B2">
        <w:rPr>
          <w:rFonts w:ascii="Aptos" w:eastAsia="Aptos" w:hAnsi="Aptos" w:cs="Aptos"/>
        </w:rPr>
        <w:t>.</w:t>
      </w:r>
    </w:p>
    <w:p w14:paraId="0B775ABB" w14:textId="006396D6" w:rsidR="0FEC37F8" w:rsidRDefault="0FEC37F8" w:rsidP="75BB464B">
      <w:pPr>
        <w:rPr>
          <w:rFonts w:ascii="Aptos" w:eastAsia="Aptos" w:hAnsi="Aptos" w:cs="Aptos"/>
        </w:rPr>
      </w:pPr>
      <w:r w:rsidRPr="75BB464B">
        <w:rPr>
          <w:rFonts w:ascii="Aptos" w:eastAsia="Aptos" w:hAnsi="Aptos" w:cs="Aptos"/>
        </w:rPr>
        <w:t xml:space="preserve">Lag features included </w:t>
      </w:r>
      <w:proofErr w:type="gramStart"/>
      <w:r w:rsidR="516C811E" w:rsidRPr="75BB464B">
        <w:rPr>
          <w:rFonts w:ascii="Aptos" w:eastAsia="Aptos" w:hAnsi="Aptos" w:cs="Aptos"/>
        </w:rPr>
        <w:t>as well which</w:t>
      </w:r>
      <w:proofErr w:type="gramEnd"/>
      <w:r w:rsidR="516C811E" w:rsidRPr="75BB464B">
        <w:rPr>
          <w:rFonts w:ascii="Aptos" w:eastAsia="Aptos" w:hAnsi="Aptos" w:cs="Aptos"/>
        </w:rPr>
        <w:t xml:space="preserve"> is</w:t>
      </w:r>
      <w:r w:rsidRPr="75BB464B">
        <w:rPr>
          <w:rFonts w:ascii="Aptos" w:eastAsia="Aptos" w:hAnsi="Aptos" w:cs="Aptos"/>
        </w:rPr>
        <w:t xml:space="preserve"> the past values of the pollutant to train the ensemble to </w:t>
      </w:r>
      <w:r w:rsidR="11384D20" w:rsidRPr="75BB464B">
        <w:rPr>
          <w:rFonts w:ascii="Aptos" w:eastAsia="Aptos" w:hAnsi="Aptos" w:cs="Aptos"/>
        </w:rPr>
        <w:t>capture temporal dependencies.</w:t>
      </w:r>
    </w:p>
    <w:p w14:paraId="5E174A38" w14:textId="77777777" w:rsidR="6DA594B2" w:rsidRDefault="6DA594B2" w:rsidP="6DA594B2">
      <w:pPr>
        <w:rPr>
          <w:rFonts w:ascii="Aptos" w:eastAsia="Aptos" w:hAnsi="Aptos" w:cs="Aptos"/>
        </w:rPr>
      </w:pPr>
      <w:r w:rsidRPr="6DA594B2">
        <w:rPr>
          <w:rFonts w:ascii="Aptos" w:eastAsia="Aptos" w:hAnsi="Aptos" w:cs="Aptos"/>
        </w:rPr>
        <w:t>This allows downstream analysis (correlation, forecasting, visualization) to be dynamic.</w:t>
      </w:r>
    </w:p>
    <w:p w14:paraId="65A64094" w14:textId="77777777" w:rsidR="00A721B8" w:rsidRDefault="00A721B8" w:rsidP="6DA594B2">
      <w:pPr>
        <w:rPr>
          <w:rFonts w:ascii="Aptos" w:eastAsia="Aptos" w:hAnsi="Aptos" w:cs="Aptos"/>
        </w:rPr>
      </w:pPr>
    </w:p>
    <w:p w14:paraId="7C27B7FF" w14:textId="3B2FE864" w:rsidR="00A721B8" w:rsidRDefault="00A721B8" w:rsidP="6DA594B2">
      <w:r w:rsidRPr="00A721B8">
        <w:t xml:space="preserve">The processed data are then fed into the modelling layer where an ARIMA/SARIMA models the seasonal baseline, and a hybrid ensemble (Random Forest + Gradient Boosting + LSTM) is used to develop multiple day ahead forecasts. Finally, the results of the modelling process are sent to the visualization layer within the </w:t>
      </w:r>
      <w:proofErr w:type="spellStart"/>
      <w:r w:rsidRPr="00A721B8">
        <w:t>Streamlit</w:t>
      </w:r>
      <w:proofErr w:type="spellEnd"/>
      <w:r w:rsidRPr="00A721B8">
        <w:t xml:space="preserve"> application where users can view dynamic graphical displays, threshold violation flags, and insights generated from the models. This architecture ensures that each component of the analytical pipeline functions in conjunction with each other as a single entity, providing a continuous, end-to-end analytical capability, versus individualized components.</w:t>
      </w:r>
    </w:p>
    <w:p w14:paraId="222DCAD6" w14:textId="77777777" w:rsidR="00822EAC" w:rsidRDefault="00822EAC" w:rsidP="6DA594B2"/>
    <w:p w14:paraId="7C7B00AE" w14:textId="5B4B0CDA" w:rsidR="00822EAC" w:rsidRDefault="00822EAC" w:rsidP="00822EAC">
      <w:pPr>
        <w:pStyle w:val="Heading1"/>
      </w:pPr>
      <w:bookmarkStart w:id="30" w:name="_Toc216121488"/>
      <w:bookmarkStart w:id="31" w:name="_Toc216173927"/>
      <w:r w:rsidRPr="00822EAC">
        <w:t>Testing and Evaluation</w:t>
      </w:r>
      <w:bookmarkEnd w:id="30"/>
      <w:bookmarkEnd w:id="31"/>
    </w:p>
    <w:p w14:paraId="6157B7D4" w14:textId="77777777" w:rsidR="00221067" w:rsidRPr="00270248" w:rsidRDefault="00221067" w:rsidP="00270248">
      <w:pPr>
        <w:rPr>
          <w:highlight w:val="yellow"/>
        </w:rPr>
      </w:pPr>
    </w:p>
    <w:p w14:paraId="7D343C9E" w14:textId="77777777" w:rsidR="002E64BB" w:rsidRPr="00E02E04" w:rsidRDefault="00633D4D" w:rsidP="00633D4D">
      <w:pPr>
        <w:pStyle w:val="Heading2"/>
      </w:pPr>
      <w:bookmarkStart w:id="32" w:name="_Toc216121489"/>
      <w:bookmarkStart w:id="33" w:name="_Toc216173928"/>
      <w:r>
        <w:t>Model Development &amp; Tuning:</w:t>
      </w:r>
      <w:bookmarkEnd w:id="32"/>
      <w:bookmarkEnd w:id="33"/>
    </w:p>
    <w:p w14:paraId="58067C39" w14:textId="77777777" w:rsidR="00633D4D" w:rsidRPr="00E02E04" w:rsidRDefault="00633D4D" w:rsidP="00633D4D"/>
    <w:p w14:paraId="0BD8763E" w14:textId="77777777" w:rsidR="6DA594B2" w:rsidRDefault="6DA594B2" w:rsidP="6DA594B2">
      <w:pPr>
        <w:pStyle w:val="ListParagraph"/>
        <w:numPr>
          <w:ilvl w:val="0"/>
          <w:numId w:val="9"/>
        </w:numPr>
      </w:pPr>
      <w:r w:rsidRPr="6DA594B2">
        <w:lastRenderedPageBreak/>
        <w:t>The forecasting section forecasts air pollution concentration using a combination of Random Forest, Gradient Boosting, and LSTM neural networks. Each model has its unique set of strengths, which allow us to make more precise and dependable projections.</w:t>
      </w:r>
    </w:p>
    <w:p w14:paraId="0A3CF2B5" w14:textId="7404D31F" w:rsidR="00101E63" w:rsidRPr="00E02E04" w:rsidRDefault="00101E63" w:rsidP="75BB464B"/>
    <w:p w14:paraId="5F37B67C" w14:textId="5769B697" w:rsidR="6DA594B2" w:rsidRDefault="6DA594B2" w:rsidP="6DA594B2">
      <w:pPr>
        <w:pStyle w:val="ListParagraph"/>
        <w:numPr>
          <w:ilvl w:val="0"/>
          <w:numId w:val="9"/>
        </w:numPr>
      </w:pPr>
      <w:r w:rsidRPr="6DA594B2">
        <w:t>These two models such as Random Forest and Gradient Boosting function like expert analysts. They use historical pollution, weather, and traffic patterns to generate forecasts about the future. Their hyperparameters are carefully set to increase accuracy, allowing the models to train successfully. The training procedure adheres to the time sequence of the data, so predictions never cheat by looking ahead. This ensures that the outcomes are both practical and trustworthy.</w:t>
      </w:r>
    </w:p>
    <w:p w14:paraId="77609DBE" w14:textId="77777777" w:rsidR="00101E63" w:rsidRPr="00E02E04" w:rsidRDefault="00101E63" w:rsidP="00101E63">
      <w:pPr>
        <w:pStyle w:val="ListParagraph"/>
      </w:pPr>
    </w:p>
    <w:p w14:paraId="5090750A" w14:textId="77777777" w:rsidR="6DA594B2" w:rsidRDefault="6DA594B2" w:rsidP="6DA594B2">
      <w:pPr>
        <w:pStyle w:val="ListParagraph"/>
        <w:numPr>
          <w:ilvl w:val="0"/>
          <w:numId w:val="9"/>
        </w:numPr>
      </w:pPr>
      <w:r w:rsidRPr="6DA594B2">
        <w:t>The LSTM model is intended to understand sequences and patterns across time. It recalls the progression of pollution levels and understands how they change day to day. For learning, input values are scaled, and the network trains for 20 passes epochs to capture important patterns. When forecasting numerous days ahead, it forecasts one day at a time, with each prediction providing as a starting point for the next. This method enables the model to follow the natural flow of data.</w:t>
      </w:r>
    </w:p>
    <w:p w14:paraId="1779C36F" w14:textId="5B30C836" w:rsidR="00101E63" w:rsidRPr="00E02E04" w:rsidRDefault="00101E63" w:rsidP="75BB464B"/>
    <w:p w14:paraId="18CF26AE" w14:textId="521FC7FD" w:rsidR="00101E63" w:rsidRPr="00E02E04" w:rsidRDefault="24BF96C2" w:rsidP="75BB464B">
      <w:pPr>
        <w:pStyle w:val="ListParagraph"/>
        <w:numPr>
          <w:ilvl w:val="0"/>
          <w:numId w:val="9"/>
        </w:numPr>
        <w:rPr>
          <w:rFonts w:ascii="Aptos" w:eastAsia="Aptos" w:hAnsi="Aptos" w:cs="Aptos"/>
        </w:rPr>
      </w:pPr>
      <w:r w:rsidRPr="75BB464B">
        <w:rPr>
          <w:rFonts w:ascii="Aptos" w:eastAsia="Aptos" w:hAnsi="Aptos" w:cs="Aptos"/>
        </w:rPr>
        <w:t xml:space="preserve">For each model, we carefully modified essential hyperparameters to improve accuracy while avoiding overfitting. Random Forest applied </w:t>
      </w:r>
      <w:proofErr w:type="spellStart"/>
      <w:r w:rsidRPr="75BB464B">
        <w:rPr>
          <w:rFonts w:ascii="Aptos" w:eastAsia="Aptos" w:hAnsi="Aptos" w:cs="Aptos"/>
        </w:rPr>
        <w:t>n_estimators</w:t>
      </w:r>
      <w:proofErr w:type="spellEnd"/>
      <w:r w:rsidRPr="75BB464B">
        <w:rPr>
          <w:rFonts w:ascii="Aptos" w:eastAsia="Aptos" w:hAnsi="Aptos" w:cs="Aptos"/>
        </w:rPr>
        <w:t xml:space="preserve">, </w:t>
      </w:r>
      <w:proofErr w:type="spellStart"/>
      <w:r w:rsidRPr="75BB464B">
        <w:rPr>
          <w:rFonts w:ascii="Aptos" w:eastAsia="Aptos" w:hAnsi="Aptos" w:cs="Aptos"/>
        </w:rPr>
        <w:t>max_depth</w:t>
      </w:r>
      <w:proofErr w:type="spellEnd"/>
      <w:r w:rsidRPr="75BB464B">
        <w:rPr>
          <w:rFonts w:ascii="Aptos" w:eastAsia="Aptos" w:hAnsi="Aptos" w:cs="Aptos"/>
        </w:rPr>
        <w:t xml:space="preserve">, and </w:t>
      </w:r>
      <w:proofErr w:type="spellStart"/>
      <w:r w:rsidRPr="75BB464B">
        <w:rPr>
          <w:rFonts w:ascii="Aptos" w:eastAsia="Aptos" w:hAnsi="Aptos" w:cs="Aptos"/>
        </w:rPr>
        <w:t>min_samples_split</w:t>
      </w:r>
      <w:proofErr w:type="spellEnd"/>
      <w:r w:rsidRPr="75BB464B">
        <w:rPr>
          <w:rFonts w:ascii="Aptos" w:eastAsia="Aptos" w:hAnsi="Aptos" w:cs="Aptos"/>
        </w:rPr>
        <w:t xml:space="preserve"> to manage tree size and stability. Gradient Boosting optimised </w:t>
      </w:r>
      <w:proofErr w:type="spellStart"/>
      <w:r w:rsidRPr="75BB464B">
        <w:rPr>
          <w:rFonts w:ascii="Aptos" w:eastAsia="Aptos" w:hAnsi="Aptos" w:cs="Aptos"/>
        </w:rPr>
        <w:t>learning_rate</w:t>
      </w:r>
      <w:proofErr w:type="spellEnd"/>
      <w:r w:rsidRPr="75BB464B">
        <w:rPr>
          <w:rFonts w:ascii="Aptos" w:eastAsia="Aptos" w:hAnsi="Aptos" w:cs="Aptos"/>
        </w:rPr>
        <w:t xml:space="preserve">, </w:t>
      </w:r>
      <w:proofErr w:type="spellStart"/>
      <w:r w:rsidRPr="75BB464B">
        <w:rPr>
          <w:rFonts w:ascii="Aptos" w:eastAsia="Aptos" w:hAnsi="Aptos" w:cs="Aptos"/>
        </w:rPr>
        <w:t>n_estimators</w:t>
      </w:r>
      <w:proofErr w:type="spellEnd"/>
      <w:r w:rsidRPr="75BB464B">
        <w:rPr>
          <w:rFonts w:ascii="Aptos" w:eastAsia="Aptos" w:hAnsi="Aptos" w:cs="Aptos"/>
        </w:rPr>
        <w:t xml:space="preserve">, </w:t>
      </w:r>
      <w:proofErr w:type="spellStart"/>
      <w:r w:rsidRPr="75BB464B">
        <w:rPr>
          <w:rFonts w:ascii="Aptos" w:eastAsia="Aptos" w:hAnsi="Aptos" w:cs="Aptos"/>
        </w:rPr>
        <w:t>max_depth</w:t>
      </w:r>
      <w:proofErr w:type="spellEnd"/>
      <w:r w:rsidRPr="75BB464B">
        <w:rPr>
          <w:rFonts w:ascii="Aptos" w:eastAsia="Aptos" w:hAnsi="Aptos" w:cs="Aptos"/>
        </w:rPr>
        <w:t xml:space="preserve">, and subsample to strike a compromise between speed and generalisation. LSTM tuned hidden units, learning rate, batch size, and epochs to successfully capture temporal trends. We used </w:t>
      </w:r>
      <w:proofErr w:type="spellStart"/>
      <w:r w:rsidRPr="75BB464B">
        <w:rPr>
          <w:rFonts w:ascii="Aptos" w:eastAsia="Aptos" w:hAnsi="Aptos" w:cs="Aptos"/>
        </w:rPr>
        <w:t>GridSearchCV</w:t>
      </w:r>
      <w:proofErr w:type="spellEnd"/>
      <w:r w:rsidRPr="75BB464B">
        <w:rPr>
          <w:rFonts w:ascii="Aptos" w:eastAsia="Aptos" w:hAnsi="Aptos" w:cs="Aptos"/>
        </w:rPr>
        <w:t xml:space="preserve">, </w:t>
      </w:r>
      <w:proofErr w:type="spellStart"/>
      <w:r w:rsidRPr="75BB464B">
        <w:rPr>
          <w:rFonts w:ascii="Aptos" w:eastAsia="Aptos" w:hAnsi="Aptos" w:cs="Aptos"/>
        </w:rPr>
        <w:t>RandomizedSearchCV</w:t>
      </w:r>
      <w:proofErr w:type="spellEnd"/>
      <w:r w:rsidRPr="75BB464B">
        <w:rPr>
          <w:rFonts w:ascii="Aptos" w:eastAsia="Aptos" w:hAnsi="Aptos" w:cs="Aptos"/>
        </w:rPr>
        <w:t>, and validation performance to find the optimum settings for each model.</w:t>
      </w:r>
    </w:p>
    <w:p w14:paraId="50E6D394" w14:textId="1736FADB" w:rsidR="00101E63" w:rsidRPr="00E02E04" w:rsidRDefault="00101E63" w:rsidP="00101E63">
      <w:pPr>
        <w:pStyle w:val="ListParagraph"/>
      </w:pPr>
    </w:p>
    <w:p w14:paraId="424FB187" w14:textId="77777777" w:rsidR="00633D4D" w:rsidRPr="00E02E04" w:rsidRDefault="6DA594B2" w:rsidP="00633D4D">
      <w:pPr>
        <w:pStyle w:val="ListParagraph"/>
        <w:numPr>
          <w:ilvl w:val="0"/>
          <w:numId w:val="9"/>
        </w:numPr>
      </w:pPr>
      <w:r w:rsidRPr="6DA594B2">
        <w:t xml:space="preserve">To produce stronger prediction accuracy, we aggregate multiples predictive such Random Forest, Gradient Boosting, and LSTM models to generate hybrid model. The ensemble approach balances each </w:t>
      </w:r>
      <w:r w:rsidR="550EC4ED">
        <w:t>model's</w:t>
      </w:r>
      <w:r w:rsidRPr="6DA594B2">
        <w:t xml:space="preserve"> strengths and weaknesses. It also allows us to calculate confidence intervals, which illustrate the range of possible real values. Days anticipated to exceed NESAQ limits are immediately reported, allowing the council to quickly recognise potential air quality issues.</w:t>
      </w:r>
    </w:p>
    <w:p w14:paraId="59496779" w14:textId="77777777" w:rsidR="006C327B" w:rsidRDefault="006C327B" w:rsidP="006C327B"/>
    <w:p w14:paraId="6DDADCA7" w14:textId="07495219" w:rsidR="006C327B" w:rsidRDefault="006C327B" w:rsidP="006C327B">
      <w:pPr>
        <w:pStyle w:val="Caption"/>
      </w:pPr>
      <w:r>
        <w:t xml:space="preserve">Figure </w:t>
      </w:r>
      <w:fldSimple w:instr=" SEQ Figure \* ARABIC ">
        <w:r w:rsidR="00B50F7C">
          <w:rPr>
            <w:noProof/>
          </w:rPr>
          <w:t>4</w:t>
        </w:r>
      </w:fldSimple>
      <w:r>
        <w:t>.</w:t>
      </w:r>
    </w:p>
    <w:p w14:paraId="02C869D1" w14:textId="189B9EDD" w:rsidR="006C327B" w:rsidRDefault="75BB464B" w:rsidP="75BB464B">
      <w:r>
        <w:rPr>
          <w:noProof/>
        </w:rPr>
        <w:drawing>
          <wp:inline distT="0" distB="0" distL="0" distR="0" wp14:anchorId="5CE94164" wp14:editId="1D7BE451">
            <wp:extent cx="6182588" cy="581106"/>
            <wp:effectExtent l="0" t="0" r="0" b="0"/>
            <wp:docPr id="79690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0332" name="Picture 79690332"/>
                    <pic:cNvPicPr/>
                  </pic:nvPicPr>
                  <pic:blipFill>
                    <a:blip r:embed="rId15">
                      <a:extLst>
                        <a:ext uri="{28A0092B-C50C-407E-A947-70E740481C1C}">
                          <a14:useLocalDpi xmlns:a14="http://schemas.microsoft.com/office/drawing/2010/main"/>
                        </a:ext>
                      </a:extLst>
                    </a:blip>
                    <a:stretch>
                      <a:fillRect/>
                    </a:stretch>
                  </pic:blipFill>
                  <pic:spPr>
                    <a:xfrm>
                      <a:off x="0" y="0"/>
                      <a:ext cx="6182588" cy="581106"/>
                    </a:xfrm>
                    <a:prstGeom prst="rect">
                      <a:avLst/>
                    </a:prstGeom>
                  </pic:spPr>
                </pic:pic>
              </a:graphicData>
            </a:graphic>
          </wp:inline>
        </w:drawing>
      </w:r>
    </w:p>
    <w:p w14:paraId="7FBBF603" w14:textId="1C14EB5E" w:rsidR="6F1383EA" w:rsidRDefault="6F1383EA" w:rsidP="75BB464B">
      <w:pPr>
        <w:rPr>
          <w:rFonts w:ascii="Aptos" w:eastAsia="Aptos" w:hAnsi="Aptos" w:cs="Aptos"/>
        </w:rPr>
      </w:pPr>
      <w:r w:rsidRPr="75BB464B">
        <w:rPr>
          <w:rFonts w:ascii="Aptos" w:eastAsia="Aptos" w:hAnsi="Aptos" w:cs="Aptos"/>
        </w:rPr>
        <w:t xml:space="preserve">The ensemble model effectively predicts PM2.5, with MAE of 0.68 indicating that the forecasts are less than 1 µg/m³ off on average. The RMSE is slightly elevated due to its penalty for larger errors yet remains low. A MAPE of 15.7% reflects moderate relative error, while an R² value of 0.79 </w:t>
      </w:r>
      <w:r w:rsidRPr="75BB464B">
        <w:rPr>
          <w:rFonts w:ascii="Aptos" w:eastAsia="Aptos" w:hAnsi="Aptos" w:cs="Aptos"/>
        </w:rPr>
        <w:lastRenderedPageBreak/>
        <w:t>demonstrates that 79% of the variance in PM2.5 is accounted for, indicating strong performance without apparent overfitting.</w:t>
      </w:r>
    </w:p>
    <w:p w14:paraId="2F9567D7" w14:textId="77777777" w:rsidR="006C327B" w:rsidRDefault="006C327B" w:rsidP="75BB464B">
      <w:pPr>
        <w:rPr>
          <w:rFonts w:ascii="Aptos" w:eastAsia="Aptos" w:hAnsi="Aptos" w:cs="Aptos"/>
        </w:rPr>
      </w:pPr>
    </w:p>
    <w:p w14:paraId="7C0B61DE" w14:textId="62C297DE" w:rsidR="006C327B" w:rsidRDefault="006C327B" w:rsidP="006C327B">
      <w:pPr>
        <w:pStyle w:val="Caption"/>
      </w:pPr>
      <w:r>
        <w:t xml:space="preserve">Figure </w:t>
      </w:r>
      <w:fldSimple w:instr=" SEQ Figure \* ARABIC ">
        <w:r w:rsidR="00B50F7C">
          <w:rPr>
            <w:noProof/>
          </w:rPr>
          <w:t>5</w:t>
        </w:r>
      </w:fldSimple>
      <w:r>
        <w:t>.</w:t>
      </w:r>
    </w:p>
    <w:p w14:paraId="2AF99DE9" w14:textId="22D6C36F" w:rsidR="006C327B" w:rsidRDefault="3CF6FE41" w:rsidP="75BB464B">
      <w:r>
        <w:rPr>
          <w:noProof/>
        </w:rPr>
        <w:drawing>
          <wp:inline distT="0" distB="0" distL="0" distR="0" wp14:anchorId="1D1DD7A2" wp14:editId="3E003448">
            <wp:extent cx="5487166" cy="619211"/>
            <wp:effectExtent l="0" t="0" r="0" b="0"/>
            <wp:docPr id="838636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36583" name="Picture 838636583"/>
                    <pic:cNvPicPr/>
                  </pic:nvPicPr>
                  <pic:blipFill>
                    <a:blip r:embed="rId16">
                      <a:extLst>
                        <a:ext uri="{28A0092B-C50C-407E-A947-70E740481C1C}">
                          <a14:useLocalDpi xmlns:a14="http://schemas.microsoft.com/office/drawing/2010/main"/>
                        </a:ext>
                      </a:extLst>
                    </a:blip>
                    <a:stretch>
                      <a:fillRect/>
                    </a:stretch>
                  </pic:blipFill>
                  <pic:spPr>
                    <a:xfrm>
                      <a:off x="0" y="0"/>
                      <a:ext cx="5487166" cy="619211"/>
                    </a:xfrm>
                    <a:prstGeom prst="rect">
                      <a:avLst/>
                    </a:prstGeom>
                  </pic:spPr>
                </pic:pic>
              </a:graphicData>
            </a:graphic>
          </wp:inline>
        </w:drawing>
      </w:r>
    </w:p>
    <w:p w14:paraId="37466C48" w14:textId="5C5D96F0" w:rsidR="00105E40" w:rsidRDefault="45FC1AF4" w:rsidP="75BB464B">
      <w:pPr>
        <w:rPr>
          <w:rFonts w:ascii="Aptos" w:eastAsia="Aptos" w:hAnsi="Aptos" w:cs="Aptos"/>
        </w:rPr>
      </w:pPr>
      <w:r w:rsidRPr="75BB464B">
        <w:rPr>
          <w:rFonts w:ascii="Aptos" w:eastAsia="Aptos" w:hAnsi="Aptos" w:cs="Aptos"/>
        </w:rPr>
        <w:t>With an MAE of 2.78, RMSE of 4.10, and MAPE of 33%, the model performs reasonably well for NO₂, showing modest relative error. Given the volatility of NO₂, the model explains 76% of the variance, as indicated by the R² value of 0.76.</w:t>
      </w:r>
    </w:p>
    <w:p w14:paraId="17124FDE" w14:textId="77777777" w:rsidR="00105E40" w:rsidRDefault="00105E40" w:rsidP="75BB464B"/>
    <w:p w14:paraId="6E90A2C4" w14:textId="33178310" w:rsidR="006C327B" w:rsidRDefault="006C327B" w:rsidP="006C327B">
      <w:pPr>
        <w:pStyle w:val="Caption"/>
      </w:pPr>
      <w:r>
        <w:t xml:space="preserve">Figure </w:t>
      </w:r>
      <w:fldSimple w:instr=" SEQ Figure \* ARABIC ">
        <w:r w:rsidR="00B50F7C">
          <w:rPr>
            <w:noProof/>
          </w:rPr>
          <w:t>6</w:t>
        </w:r>
      </w:fldSimple>
      <w:r>
        <w:t>.</w:t>
      </w:r>
    </w:p>
    <w:p w14:paraId="1480DECC" w14:textId="18C75644" w:rsidR="1616CEC8" w:rsidRDefault="1616CEC8" w:rsidP="75BB464B">
      <w:pPr>
        <w:rPr>
          <w:ins w:id="34" w:author="Sara Zandi" w:date="2025-12-05T16:59:00Z"/>
        </w:rPr>
      </w:pPr>
      <w:r>
        <w:rPr>
          <w:noProof/>
        </w:rPr>
        <w:drawing>
          <wp:inline distT="0" distB="0" distL="0" distR="0" wp14:anchorId="305DE8FF" wp14:editId="1EC8EC2C">
            <wp:extent cx="6486525" cy="2019300"/>
            <wp:effectExtent l="0" t="0" r="0" b="0"/>
            <wp:docPr id="580229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3755" name="Picture 2010993755"/>
                    <pic:cNvPicPr/>
                  </pic:nvPicPr>
                  <pic:blipFill>
                    <a:blip r:embed="rId17">
                      <a:extLst>
                        <a:ext uri="{28A0092B-C50C-407E-A947-70E740481C1C}">
                          <a14:useLocalDpi xmlns:a14="http://schemas.microsoft.com/office/drawing/2010/main"/>
                        </a:ext>
                      </a:extLst>
                    </a:blip>
                    <a:stretch>
                      <a:fillRect/>
                    </a:stretch>
                  </pic:blipFill>
                  <pic:spPr>
                    <a:xfrm>
                      <a:off x="0" y="0"/>
                      <a:ext cx="6486525" cy="2019300"/>
                    </a:xfrm>
                    <a:prstGeom prst="rect">
                      <a:avLst/>
                    </a:prstGeom>
                  </pic:spPr>
                </pic:pic>
              </a:graphicData>
            </a:graphic>
          </wp:inline>
        </w:drawing>
      </w:r>
    </w:p>
    <w:p w14:paraId="32CBBEEC" w14:textId="5CB40CA4" w:rsidR="48B5CD20" w:rsidRDefault="48B5CD20">
      <w:r>
        <w:t xml:space="preserve">The higher the feature is the most contributor for the </w:t>
      </w:r>
      <w:r w:rsidR="00B82693">
        <w:t>models’</w:t>
      </w:r>
      <w:r>
        <w:t xml:space="preserve"> predictions as Top features</w:t>
      </w:r>
      <w:r w:rsidR="6D1A8E46">
        <w:t xml:space="preserve"> are the key drivers. </w:t>
      </w:r>
      <w:r>
        <w:t>Based on the Bar graph presented above t</w:t>
      </w:r>
      <w:r w:rsidR="1761AFA6">
        <w:t>hat the highest contributor for the predictions is PM2.5 lag1.</w:t>
      </w:r>
    </w:p>
    <w:p w14:paraId="1EA22D93" w14:textId="77777777" w:rsidR="006C327B" w:rsidRDefault="006C327B"/>
    <w:p w14:paraId="7A5B0BE1" w14:textId="08409497" w:rsidR="006C327B" w:rsidRDefault="006C327B" w:rsidP="006C327B">
      <w:pPr>
        <w:pStyle w:val="Caption"/>
      </w:pPr>
      <w:r>
        <w:t xml:space="preserve">Figure </w:t>
      </w:r>
      <w:fldSimple w:instr=" SEQ Figure \* ARABIC ">
        <w:r w:rsidR="00B50F7C">
          <w:rPr>
            <w:noProof/>
          </w:rPr>
          <w:t>7</w:t>
        </w:r>
      </w:fldSimple>
      <w:r>
        <w:t>.</w:t>
      </w:r>
    </w:p>
    <w:p w14:paraId="53928722" w14:textId="26771AC8" w:rsidR="631F616B" w:rsidRDefault="631F616B" w:rsidP="75BB464B">
      <w:pPr>
        <w:rPr>
          <w:ins w:id="35" w:author="Sara Zandi" w:date="2025-12-05T16:59:00Z"/>
        </w:rPr>
      </w:pPr>
      <w:r>
        <w:rPr>
          <w:noProof/>
        </w:rPr>
        <w:drawing>
          <wp:inline distT="0" distB="0" distL="0" distR="0" wp14:anchorId="431569DF" wp14:editId="020A3715">
            <wp:extent cx="6486525" cy="1447800"/>
            <wp:effectExtent l="0" t="0" r="0" b="0"/>
            <wp:docPr id="2082334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34772" name="Picture 2082334772"/>
                    <pic:cNvPicPr/>
                  </pic:nvPicPr>
                  <pic:blipFill>
                    <a:blip r:embed="rId18">
                      <a:extLst>
                        <a:ext uri="{28A0092B-C50C-407E-A947-70E740481C1C}">
                          <a14:useLocalDpi xmlns:a14="http://schemas.microsoft.com/office/drawing/2010/main"/>
                        </a:ext>
                      </a:extLst>
                    </a:blip>
                    <a:stretch>
                      <a:fillRect/>
                    </a:stretch>
                  </pic:blipFill>
                  <pic:spPr>
                    <a:xfrm>
                      <a:off x="0" y="0"/>
                      <a:ext cx="6486525" cy="1447800"/>
                    </a:xfrm>
                    <a:prstGeom prst="rect">
                      <a:avLst/>
                    </a:prstGeom>
                  </pic:spPr>
                </pic:pic>
              </a:graphicData>
            </a:graphic>
          </wp:inline>
        </w:drawing>
      </w:r>
    </w:p>
    <w:p w14:paraId="3984C8BD" w14:textId="0FD970E1" w:rsidR="571815AD" w:rsidRDefault="20DE8340" w:rsidP="4B271BD2">
      <w:r w:rsidRPr="4B271BD2">
        <w:rPr>
          <w:rFonts w:ascii="Aptos" w:eastAsia="Aptos" w:hAnsi="Aptos" w:cs="Aptos"/>
        </w:rPr>
        <w:t xml:space="preserve">The ensemble model effectively predicts NO₂ levels, closely matching actual values as indicated by the Predicted vs Actual plot. Points align near the diagonal line, showing that the model predicts high NO₂ levels accurately when real values are high and vice versa. The model demonstrates strong accuracy at low concentrations, although it faces challenges with extreme pollution events, evident in wider spread at higher concentrations. Despite some outliers, the </w:t>
      </w:r>
      <w:r w:rsidR="00B82693" w:rsidRPr="4B271BD2">
        <w:rPr>
          <w:rFonts w:ascii="Aptos" w:eastAsia="Aptos" w:hAnsi="Aptos" w:cs="Aptos"/>
        </w:rPr>
        <w:t>model’s</w:t>
      </w:r>
      <w:r w:rsidRPr="4B271BD2">
        <w:rPr>
          <w:rFonts w:ascii="Aptos" w:eastAsia="Aptos" w:hAnsi="Aptos" w:cs="Aptos"/>
        </w:rPr>
        <w:t xml:space="preserve"> performance is validated with strong metrics R² = 0.76, indicating reliable forecasts across typical NO₂ levels.</w:t>
      </w:r>
    </w:p>
    <w:p w14:paraId="251A6A41" w14:textId="78C5068D" w:rsidR="5306E333" w:rsidRDefault="5306E333" w:rsidP="75BB464B">
      <w:pPr>
        <w:rPr>
          <w:rFonts w:ascii="Aptos" w:eastAsia="Aptos" w:hAnsi="Aptos" w:cs="Aptos"/>
        </w:rPr>
      </w:pPr>
      <w:r w:rsidRPr="75BB464B">
        <w:rPr>
          <w:rFonts w:ascii="Aptos" w:eastAsia="Aptos" w:hAnsi="Aptos" w:cs="Aptos"/>
        </w:rPr>
        <w:lastRenderedPageBreak/>
        <w:t>When a model overfits, it performs poorly on unknown data because it learns noise in the training data rather than its underlying patterns. Overfitting is a major issue in air quality forecasting because of noisy data and sudden spikes. We apply approaches like a training-validation split to evaluate generalisation, regularisation methods like limiting tree depth in models, and cross-validation during hyperparameter tuning to address this problem.</w:t>
      </w:r>
    </w:p>
    <w:p w14:paraId="6BBDD7EA" w14:textId="77777777" w:rsidR="006C327B" w:rsidRDefault="006C327B" w:rsidP="75BB464B">
      <w:pPr>
        <w:rPr>
          <w:rFonts w:ascii="Aptos" w:eastAsia="Aptos" w:hAnsi="Aptos" w:cs="Aptos"/>
        </w:rPr>
      </w:pPr>
    </w:p>
    <w:p w14:paraId="46BD26A8" w14:textId="6A3D317B" w:rsidR="006C327B" w:rsidRDefault="006C327B" w:rsidP="006C327B">
      <w:pPr>
        <w:pStyle w:val="Caption"/>
      </w:pPr>
      <w:r>
        <w:t xml:space="preserve">Figure </w:t>
      </w:r>
      <w:fldSimple w:instr=" SEQ Figure \* ARABIC ">
        <w:r w:rsidR="00B50F7C">
          <w:rPr>
            <w:noProof/>
          </w:rPr>
          <w:t>8</w:t>
        </w:r>
      </w:fldSimple>
      <w:r>
        <w:t>.</w:t>
      </w:r>
    </w:p>
    <w:p w14:paraId="191B10FB" w14:textId="25EA7DD5" w:rsidR="335C2F27" w:rsidRDefault="335C2F27" w:rsidP="75BB464B">
      <w:r>
        <w:rPr>
          <w:noProof/>
        </w:rPr>
        <w:drawing>
          <wp:inline distT="0" distB="0" distL="0" distR="0" wp14:anchorId="6574A205" wp14:editId="5DCA0942">
            <wp:extent cx="6239746" cy="1228896"/>
            <wp:effectExtent l="0" t="0" r="0" b="0"/>
            <wp:docPr id="2048039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39026" name="Picture 2048039026"/>
                    <pic:cNvPicPr/>
                  </pic:nvPicPr>
                  <pic:blipFill>
                    <a:blip r:embed="rId19">
                      <a:extLst>
                        <a:ext uri="{28A0092B-C50C-407E-A947-70E740481C1C}">
                          <a14:useLocalDpi xmlns:a14="http://schemas.microsoft.com/office/drawing/2010/main"/>
                        </a:ext>
                      </a:extLst>
                    </a:blip>
                    <a:stretch>
                      <a:fillRect/>
                    </a:stretch>
                  </pic:blipFill>
                  <pic:spPr>
                    <a:xfrm>
                      <a:off x="0" y="0"/>
                      <a:ext cx="6239746" cy="1228896"/>
                    </a:xfrm>
                    <a:prstGeom prst="rect">
                      <a:avLst/>
                    </a:prstGeom>
                  </pic:spPr>
                </pic:pic>
              </a:graphicData>
            </a:graphic>
          </wp:inline>
        </w:drawing>
      </w:r>
    </w:p>
    <w:p w14:paraId="3BDA6FFA" w14:textId="1F21C54B" w:rsidR="037D496E" w:rsidRDefault="037D496E">
      <w:r>
        <w:t>We divided the dataset chronologically into a training set 80% for the model to learn from historical patterns and a validation set 20% to test predictions of unseen future values. This method prevents the model from accessing future information, thus avoiding inflated accuracy and reducing overfitting risk.</w:t>
      </w:r>
    </w:p>
    <w:p w14:paraId="4D5C9CD5" w14:textId="7C85BCF2" w:rsidR="00BD478D" w:rsidRDefault="57401D08" w:rsidP="6DA594B2">
      <w:r w:rsidRPr="75BB464B">
        <w:rPr>
          <w:rFonts w:ascii="Aptos" w:eastAsia="Aptos" w:hAnsi="Aptos" w:cs="Aptos"/>
        </w:rPr>
        <w:t>For the LSTM model designed for air quality data, we established a configuration tailored to the time-dependent and noisy nature of the dataset. A sequence length parameter (</w:t>
      </w:r>
      <w:proofErr w:type="spellStart"/>
      <w:r w:rsidRPr="75BB464B">
        <w:rPr>
          <w:rFonts w:ascii="Aptos" w:eastAsia="Aptos" w:hAnsi="Aptos" w:cs="Aptos"/>
        </w:rPr>
        <w:t>log_adjust</w:t>
      </w:r>
      <w:proofErr w:type="spellEnd"/>
      <w:r w:rsidRPr="75BB464B">
        <w:rPr>
          <w:rFonts w:ascii="Aptos" w:eastAsia="Aptos" w:hAnsi="Aptos" w:cs="Aptos"/>
        </w:rPr>
        <w:t>) was utilized to help the model grasp short-term temporal dependencies, ensuring that recent pollutant measurements inform subsequent predictions. The model features between 32 and 128 LSTM units, optimized via randomized search to balance memory capacity against the possibility of overfitting, which is critical due to the limited size of the dataset.</w:t>
      </w:r>
    </w:p>
    <w:p w14:paraId="7A618C75" w14:textId="42018E8C" w:rsidR="00BD478D" w:rsidRDefault="57401D08" w:rsidP="6DA594B2">
      <w:r w:rsidRPr="75BB464B">
        <w:rPr>
          <w:rFonts w:ascii="Aptos" w:eastAsia="Aptos" w:hAnsi="Aptos" w:cs="Aptos"/>
        </w:rPr>
        <w:t xml:space="preserve">The tanh activation function was selected for its ability to stabilize training by maintaining outputs within a bounded range. This was integrated with the Adam optimizer, which employed a carefully tuned learning rate to facilitate efficient and reliable convergence. We used moderate batch sizes and epochs to allow sufficient learning without the risk of overfitting. To assess model performance, we applied a </w:t>
      </w:r>
      <w:proofErr w:type="spellStart"/>
      <w:r w:rsidRPr="75BB464B">
        <w:rPr>
          <w:rFonts w:ascii="Aptos" w:eastAsia="Aptos" w:hAnsi="Aptos" w:cs="Aptos"/>
        </w:rPr>
        <w:t>TimeSeriesSplit</w:t>
      </w:r>
      <w:proofErr w:type="spellEnd"/>
      <w:r w:rsidRPr="75BB464B">
        <w:rPr>
          <w:rFonts w:ascii="Aptos" w:eastAsia="Aptos" w:hAnsi="Aptos" w:cs="Aptos"/>
        </w:rPr>
        <w:t xml:space="preserve"> cross-validation method, aligning with the chronological order of the data to create realistic forecasting conditions. Finally, the target values were scaled to enhance numerical stability and improve the model’s learning of patterns.</w:t>
      </w:r>
    </w:p>
    <w:p w14:paraId="6480AAC3" w14:textId="1C2CF12F" w:rsidR="00BD478D" w:rsidRDefault="57401D08" w:rsidP="75BB464B">
      <w:r w:rsidRPr="75BB464B">
        <w:rPr>
          <w:rFonts w:ascii="Aptos" w:eastAsia="Aptos" w:hAnsi="Aptos" w:cs="Aptos"/>
        </w:rPr>
        <w:t>This well-considered configuration assures that the LSTM model can successfully learn the temporal patterns of PM2.5 and NO₂ concentrations while maintaining robustness and generalizability.</w:t>
      </w:r>
    </w:p>
    <w:p w14:paraId="14C29034" w14:textId="795EBDE0" w:rsidR="00BD478D" w:rsidRDefault="00BD478D" w:rsidP="75BB464B">
      <w:pPr>
        <w:rPr>
          <w:rFonts w:ascii="Aptos" w:eastAsia="Aptos" w:hAnsi="Aptos" w:cs="Aptos"/>
        </w:rPr>
      </w:pPr>
    </w:p>
    <w:p w14:paraId="75374238" w14:textId="3875DCEA" w:rsidR="00193D18" w:rsidRDefault="00193D18" w:rsidP="00193D18">
      <w:pPr>
        <w:pStyle w:val="Caption"/>
        <w:rPr>
          <w:rFonts w:ascii="Aptos" w:eastAsia="Aptos" w:hAnsi="Aptos" w:cs="Aptos"/>
        </w:rPr>
      </w:pPr>
      <w:r>
        <w:t xml:space="preserve">Figure </w:t>
      </w:r>
      <w:fldSimple w:instr=" SEQ Figure \* ARABIC ">
        <w:r w:rsidR="00B50F7C">
          <w:rPr>
            <w:noProof/>
          </w:rPr>
          <w:t>9</w:t>
        </w:r>
      </w:fldSimple>
      <w:r>
        <w:t>.</w:t>
      </w:r>
    </w:p>
    <w:p w14:paraId="4323A690" w14:textId="0C384012" w:rsidR="00BD478D" w:rsidRDefault="467696AC" w:rsidP="75BB464B">
      <w:r>
        <w:rPr>
          <w:noProof/>
        </w:rPr>
        <w:lastRenderedPageBreak/>
        <w:drawing>
          <wp:inline distT="0" distB="0" distL="0" distR="0" wp14:anchorId="0666F6A4" wp14:editId="2C6E8119">
            <wp:extent cx="6287377" cy="1286054"/>
            <wp:effectExtent l="0" t="0" r="0" b="0"/>
            <wp:docPr id="2119287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0658" name="Picture 1735720658"/>
                    <pic:cNvPicPr/>
                  </pic:nvPicPr>
                  <pic:blipFill>
                    <a:blip r:embed="rId20">
                      <a:extLst>
                        <a:ext uri="{28A0092B-C50C-407E-A947-70E740481C1C}">
                          <a14:useLocalDpi xmlns:a14="http://schemas.microsoft.com/office/drawing/2010/main"/>
                        </a:ext>
                      </a:extLst>
                    </a:blip>
                    <a:stretch>
                      <a:fillRect/>
                    </a:stretch>
                  </pic:blipFill>
                  <pic:spPr>
                    <a:xfrm>
                      <a:off x="0" y="0"/>
                      <a:ext cx="6287377" cy="1286054"/>
                    </a:xfrm>
                    <a:prstGeom prst="rect">
                      <a:avLst/>
                    </a:prstGeom>
                  </pic:spPr>
                </pic:pic>
              </a:graphicData>
            </a:graphic>
          </wp:inline>
        </w:drawing>
      </w:r>
    </w:p>
    <w:p w14:paraId="1A8F5DF8" w14:textId="5F134516" w:rsidR="00193D18" w:rsidRDefault="1A53A942" w:rsidP="75BB464B">
      <w:pPr>
        <w:rPr>
          <w:rFonts w:ascii="Aptos" w:eastAsia="Aptos" w:hAnsi="Aptos" w:cs="Aptos"/>
        </w:rPr>
      </w:pPr>
      <w:r>
        <w:t>This code of block</w:t>
      </w:r>
      <w:r w:rsidR="210C4DC2">
        <w:t xml:space="preserve"> </w:t>
      </w:r>
      <w:r w:rsidR="210C4DC2" w:rsidRPr="75BB464B">
        <w:rPr>
          <w:rFonts w:ascii="Aptos" w:eastAsia="Aptos" w:hAnsi="Aptos" w:cs="Aptos"/>
        </w:rPr>
        <w:t>organised the table with columns for PM2.5, wind, temperature, and traffic. Any missing values for weather and t</w:t>
      </w:r>
      <w:r w:rsidR="4C50433E" w:rsidRPr="75BB464B">
        <w:rPr>
          <w:rFonts w:ascii="Aptos" w:eastAsia="Aptos" w:hAnsi="Aptos" w:cs="Aptos"/>
        </w:rPr>
        <w:t xml:space="preserve">raffic </w:t>
      </w:r>
      <w:r w:rsidR="210C4DC2" w:rsidRPr="75BB464B">
        <w:rPr>
          <w:rFonts w:ascii="Aptos" w:eastAsia="Aptos" w:hAnsi="Aptos" w:cs="Aptos"/>
        </w:rPr>
        <w:t>are filled in by looking at nearby dates.</w:t>
      </w:r>
    </w:p>
    <w:p w14:paraId="397DEBE7" w14:textId="77777777" w:rsidR="00105E40" w:rsidRDefault="00105E40" w:rsidP="75BB464B">
      <w:pPr>
        <w:rPr>
          <w:rFonts w:ascii="Aptos" w:eastAsia="Aptos" w:hAnsi="Aptos" w:cs="Aptos"/>
        </w:rPr>
      </w:pPr>
    </w:p>
    <w:p w14:paraId="7ABF6442" w14:textId="4E43922B" w:rsidR="00193D18" w:rsidRDefault="00193D18" w:rsidP="00193D18">
      <w:pPr>
        <w:pStyle w:val="Caption"/>
        <w:rPr>
          <w:rFonts w:ascii="Aptos" w:eastAsia="Aptos" w:hAnsi="Aptos" w:cs="Aptos"/>
        </w:rPr>
      </w:pPr>
      <w:r>
        <w:t xml:space="preserve">Figure </w:t>
      </w:r>
      <w:fldSimple w:instr=" SEQ Figure \* ARABIC ">
        <w:r w:rsidR="00B50F7C">
          <w:rPr>
            <w:noProof/>
          </w:rPr>
          <w:t>10</w:t>
        </w:r>
      </w:fldSimple>
      <w:r>
        <w:t>.</w:t>
      </w:r>
    </w:p>
    <w:p w14:paraId="2E11D9CE" w14:textId="5C974010" w:rsidR="00BD478D" w:rsidRDefault="467696AC" w:rsidP="75BB464B">
      <w:r>
        <w:rPr>
          <w:noProof/>
        </w:rPr>
        <w:drawing>
          <wp:inline distT="0" distB="0" distL="0" distR="0" wp14:anchorId="268BE2F7" wp14:editId="4FA7BE42">
            <wp:extent cx="6486525" cy="1362075"/>
            <wp:effectExtent l="0" t="0" r="0" b="0"/>
            <wp:docPr id="1397087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30142" name="Picture 1391630142"/>
                    <pic:cNvPicPr/>
                  </pic:nvPicPr>
                  <pic:blipFill>
                    <a:blip r:embed="rId21">
                      <a:extLst>
                        <a:ext uri="{28A0092B-C50C-407E-A947-70E740481C1C}">
                          <a14:useLocalDpi xmlns:a14="http://schemas.microsoft.com/office/drawing/2010/main"/>
                        </a:ext>
                      </a:extLst>
                    </a:blip>
                    <a:stretch>
                      <a:fillRect/>
                    </a:stretch>
                  </pic:blipFill>
                  <pic:spPr>
                    <a:xfrm>
                      <a:off x="0" y="0"/>
                      <a:ext cx="6486525" cy="1362075"/>
                    </a:xfrm>
                    <a:prstGeom prst="rect">
                      <a:avLst/>
                    </a:prstGeom>
                  </pic:spPr>
                </pic:pic>
              </a:graphicData>
            </a:graphic>
          </wp:inline>
        </w:drawing>
      </w:r>
      <w:r w:rsidR="24239F38">
        <w:t xml:space="preserve">This block creates a log version of the </w:t>
      </w:r>
      <w:r w:rsidR="73E29730">
        <w:t>pollutant for</w:t>
      </w:r>
      <w:r w:rsidR="24239F38">
        <w:t xml:space="preserve"> example, yesterday</w:t>
      </w:r>
      <w:r w:rsidR="4414B722">
        <w:t xml:space="preserve">, 2 days ago or more. </w:t>
      </w:r>
      <w:r w:rsidR="427F0599">
        <w:t>This lag feature is essential for training the model to learn the pattern of the past value of the pollutant to predict the future.</w:t>
      </w:r>
    </w:p>
    <w:p w14:paraId="1EFB85CC" w14:textId="77777777" w:rsidR="00822EAC" w:rsidRDefault="00822EAC" w:rsidP="75BB464B"/>
    <w:p w14:paraId="50BA5373" w14:textId="0AA63EAB" w:rsidR="00193D18" w:rsidRDefault="00193D18" w:rsidP="00193D18">
      <w:pPr>
        <w:pStyle w:val="Caption"/>
      </w:pPr>
      <w:r>
        <w:t xml:space="preserve">Figure </w:t>
      </w:r>
      <w:fldSimple w:instr=" SEQ Figure \* ARABIC ">
        <w:r w:rsidR="00B50F7C">
          <w:rPr>
            <w:noProof/>
          </w:rPr>
          <w:t>11</w:t>
        </w:r>
      </w:fldSimple>
      <w:r>
        <w:t>.</w:t>
      </w:r>
    </w:p>
    <w:p w14:paraId="5E3C97D3" w14:textId="41CA9325" w:rsidR="00BD478D" w:rsidRDefault="467696AC" w:rsidP="75BB464B">
      <w:pPr>
        <w:rPr>
          <w:rFonts w:ascii="Aptos" w:eastAsia="Aptos" w:hAnsi="Aptos" w:cs="Aptos"/>
        </w:rPr>
      </w:pPr>
      <w:r>
        <w:rPr>
          <w:noProof/>
        </w:rPr>
        <w:drawing>
          <wp:inline distT="0" distB="0" distL="0" distR="0" wp14:anchorId="1F05A46C" wp14:editId="7D6DFDCD">
            <wp:extent cx="6486525" cy="1790700"/>
            <wp:effectExtent l="0" t="0" r="0" b="0"/>
            <wp:docPr id="1956946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8987" name="Picture 1716428987"/>
                    <pic:cNvPicPr/>
                  </pic:nvPicPr>
                  <pic:blipFill>
                    <a:blip r:embed="rId22">
                      <a:extLst>
                        <a:ext uri="{28A0092B-C50C-407E-A947-70E740481C1C}">
                          <a14:useLocalDpi xmlns:a14="http://schemas.microsoft.com/office/drawing/2010/main"/>
                        </a:ext>
                      </a:extLst>
                    </a:blip>
                    <a:stretch>
                      <a:fillRect/>
                    </a:stretch>
                  </pic:blipFill>
                  <pic:spPr>
                    <a:xfrm>
                      <a:off x="0" y="0"/>
                      <a:ext cx="6486525" cy="1790700"/>
                    </a:xfrm>
                    <a:prstGeom prst="rect">
                      <a:avLst/>
                    </a:prstGeom>
                  </pic:spPr>
                </pic:pic>
              </a:graphicData>
            </a:graphic>
          </wp:inline>
        </w:drawing>
      </w:r>
      <w:r w:rsidR="26E4696C">
        <w:t xml:space="preserve">Random Forest used ensemble decision tree which combining multiple single three to produce </w:t>
      </w:r>
      <w:r w:rsidR="450A1FD7">
        <w:t xml:space="preserve">a stronger model which provide more accurate and stable outcome than </w:t>
      </w:r>
      <w:r w:rsidR="64CD3473">
        <w:t>an</w:t>
      </w:r>
      <w:r w:rsidR="450A1FD7">
        <w:t xml:space="preserve"> i</w:t>
      </w:r>
      <w:r w:rsidR="40F5C448">
        <w:t>ndividual tree can reach.</w:t>
      </w:r>
      <w:r w:rsidR="6C05265B">
        <w:t xml:space="preserve"> </w:t>
      </w:r>
      <w:r w:rsidR="6C05265B" w:rsidRPr="75BB464B">
        <w:rPr>
          <w:rFonts w:ascii="Aptos" w:eastAsia="Aptos" w:hAnsi="Aptos" w:cs="Aptos"/>
        </w:rPr>
        <w:t>Hyperparameter tuning picks the combination that balances accuracy and generalization.</w:t>
      </w:r>
    </w:p>
    <w:p w14:paraId="01B14FF3" w14:textId="77777777" w:rsidR="00B50F7C" w:rsidRDefault="00B50F7C" w:rsidP="75BB464B">
      <w:pPr>
        <w:rPr>
          <w:rFonts w:ascii="Aptos" w:eastAsia="Aptos" w:hAnsi="Aptos" w:cs="Aptos"/>
        </w:rPr>
      </w:pPr>
    </w:p>
    <w:p w14:paraId="5AF5C48C" w14:textId="47545BF0" w:rsidR="00193D18" w:rsidRDefault="00193D18" w:rsidP="00193D18">
      <w:pPr>
        <w:pStyle w:val="Caption"/>
      </w:pPr>
      <w:r>
        <w:t xml:space="preserve">Figure </w:t>
      </w:r>
      <w:fldSimple w:instr=" SEQ Figure \* ARABIC ">
        <w:r w:rsidR="00B50F7C">
          <w:rPr>
            <w:noProof/>
          </w:rPr>
          <w:t>12</w:t>
        </w:r>
      </w:fldSimple>
      <w:r>
        <w:t>.</w:t>
      </w:r>
    </w:p>
    <w:p w14:paraId="3931F39B" w14:textId="77777777" w:rsidR="00826890" w:rsidRDefault="467696AC" w:rsidP="75BB464B">
      <w:r>
        <w:rPr>
          <w:noProof/>
        </w:rPr>
        <w:lastRenderedPageBreak/>
        <w:drawing>
          <wp:inline distT="0" distB="0" distL="0" distR="0" wp14:anchorId="43EC096C" wp14:editId="15D555CD">
            <wp:extent cx="5832845" cy="2209800"/>
            <wp:effectExtent l="0" t="0" r="0" b="0"/>
            <wp:docPr id="897531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51906" name="Picture 284751906"/>
                    <pic:cNvPicPr/>
                  </pic:nvPicPr>
                  <pic:blipFill>
                    <a:blip r:embed="rId23">
                      <a:extLst>
                        <a:ext uri="{28A0092B-C50C-407E-A947-70E740481C1C}">
                          <a14:useLocalDpi xmlns:a14="http://schemas.microsoft.com/office/drawing/2010/main"/>
                        </a:ext>
                      </a:extLst>
                    </a:blip>
                    <a:stretch>
                      <a:fillRect/>
                    </a:stretch>
                  </pic:blipFill>
                  <pic:spPr>
                    <a:xfrm>
                      <a:off x="0" y="0"/>
                      <a:ext cx="5846638" cy="2215025"/>
                    </a:xfrm>
                    <a:prstGeom prst="rect">
                      <a:avLst/>
                    </a:prstGeom>
                  </pic:spPr>
                </pic:pic>
              </a:graphicData>
            </a:graphic>
          </wp:inline>
        </w:drawing>
      </w:r>
      <w:r w:rsidR="00826890">
        <w:t xml:space="preserve"> </w:t>
      </w:r>
    </w:p>
    <w:p w14:paraId="6CC00509" w14:textId="7B6A5453" w:rsidR="00BD478D" w:rsidRDefault="3CBB2BD7" w:rsidP="75BB464B">
      <w:r>
        <w:t>Gradient Boosting improve the accuracy predictions by building models sequentially which correcting the error from the previous one</w:t>
      </w:r>
      <w:r w:rsidR="458B5900">
        <w:t>. This able to capture complex pollution behaviour.</w:t>
      </w:r>
      <w:r w:rsidR="2D346CF7">
        <w:t xml:space="preserve"> The hyperparameters decide how many steps, how big the corrections, and how detailed each step should be.</w:t>
      </w:r>
    </w:p>
    <w:p w14:paraId="05A53E51" w14:textId="77777777" w:rsidR="00B50F7C" w:rsidRDefault="00B50F7C" w:rsidP="75BB464B"/>
    <w:p w14:paraId="52E17710" w14:textId="136DA9A8" w:rsidR="00B50F7C" w:rsidRDefault="00B50F7C" w:rsidP="00B50F7C">
      <w:pPr>
        <w:pStyle w:val="Caption"/>
      </w:pPr>
      <w:r>
        <w:t xml:space="preserve">Figure </w:t>
      </w:r>
      <w:fldSimple w:instr=" SEQ Figure \* ARABIC ">
        <w:r>
          <w:rPr>
            <w:noProof/>
          </w:rPr>
          <w:t>13</w:t>
        </w:r>
      </w:fldSimple>
      <w:r>
        <w:t>.</w:t>
      </w:r>
    </w:p>
    <w:p w14:paraId="6B23D989" w14:textId="6834EB40" w:rsidR="00BD478D" w:rsidRDefault="467696AC" w:rsidP="75BB464B">
      <w:r>
        <w:rPr>
          <w:noProof/>
        </w:rPr>
        <w:drawing>
          <wp:inline distT="0" distB="0" distL="0" distR="0" wp14:anchorId="03CC1A9B" wp14:editId="7729E3C0">
            <wp:extent cx="3914775" cy="4820907"/>
            <wp:effectExtent l="0" t="0" r="0" b="0"/>
            <wp:docPr id="476977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27303" name="Picture 293527303"/>
                    <pic:cNvPicPr/>
                  </pic:nvPicPr>
                  <pic:blipFill>
                    <a:blip r:embed="rId24">
                      <a:extLst>
                        <a:ext uri="{28A0092B-C50C-407E-A947-70E740481C1C}">
                          <a14:useLocalDpi xmlns:a14="http://schemas.microsoft.com/office/drawing/2010/main"/>
                        </a:ext>
                      </a:extLst>
                    </a:blip>
                    <a:stretch>
                      <a:fillRect/>
                    </a:stretch>
                  </pic:blipFill>
                  <pic:spPr>
                    <a:xfrm>
                      <a:off x="0" y="0"/>
                      <a:ext cx="3916413" cy="4822924"/>
                    </a:xfrm>
                    <a:prstGeom prst="rect">
                      <a:avLst/>
                    </a:prstGeom>
                  </pic:spPr>
                </pic:pic>
              </a:graphicData>
            </a:graphic>
          </wp:inline>
        </w:drawing>
      </w:r>
    </w:p>
    <w:p w14:paraId="166D6BE1" w14:textId="3A25BDF7" w:rsidR="00BD478D" w:rsidRDefault="0FE32223" w:rsidP="75BB464B">
      <w:pPr>
        <w:rPr>
          <w:rFonts w:ascii="Aptos" w:eastAsia="Aptos" w:hAnsi="Aptos" w:cs="Aptos"/>
        </w:rPr>
      </w:pPr>
      <w:r w:rsidRPr="75BB464B">
        <w:rPr>
          <w:rFonts w:ascii="Aptos" w:eastAsia="Aptos" w:hAnsi="Aptos" w:cs="Aptos"/>
        </w:rPr>
        <w:t>It trains deep learning LSTM model using the past pollutant series. Air quality changed overtime, LSTM is suitable for learning and understanding temporal</w:t>
      </w:r>
      <w:r w:rsidR="101138AD" w:rsidRPr="75BB464B">
        <w:rPr>
          <w:rFonts w:ascii="Aptos" w:eastAsia="Aptos" w:hAnsi="Aptos" w:cs="Aptos"/>
        </w:rPr>
        <w:t xml:space="preserve"> patterns</w:t>
      </w:r>
      <w:r w:rsidR="5EE18BB3" w:rsidRPr="75BB464B">
        <w:rPr>
          <w:rFonts w:ascii="Aptos" w:eastAsia="Aptos" w:hAnsi="Aptos" w:cs="Aptos"/>
        </w:rPr>
        <w:t>. This model recalls long-term sequences such as trends over weeks and more.</w:t>
      </w:r>
    </w:p>
    <w:p w14:paraId="32936E03" w14:textId="77777777" w:rsidR="00B50F7C" w:rsidRDefault="00B50F7C" w:rsidP="75BB464B">
      <w:pPr>
        <w:rPr>
          <w:rFonts w:ascii="Aptos" w:eastAsia="Aptos" w:hAnsi="Aptos" w:cs="Aptos"/>
        </w:rPr>
      </w:pPr>
    </w:p>
    <w:p w14:paraId="6C387970" w14:textId="483DE779" w:rsidR="00B50F7C" w:rsidRDefault="00B50F7C" w:rsidP="00B50F7C">
      <w:pPr>
        <w:pStyle w:val="Caption"/>
        <w:rPr>
          <w:rFonts w:ascii="Aptos" w:eastAsia="Aptos" w:hAnsi="Aptos" w:cs="Aptos"/>
        </w:rPr>
      </w:pPr>
      <w:r>
        <w:t xml:space="preserve">Figure </w:t>
      </w:r>
      <w:fldSimple w:instr=" SEQ Figure \* ARABIC ">
        <w:r>
          <w:rPr>
            <w:noProof/>
          </w:rPr>
          <w:t>14</w:t>
        </w:r>
      </w:fldSimple>
      <w:r>
        <w:t>.</w:t>
      </w:r>
    </w:p>
    <w:p w14:paraId="06747B2C" w14:textId="3D9B2E3D" w:rsidR="00BD478D" w:rsidRDefault="467696AC" w:rsidP="75BB464B">
      <w:r>
        <w:rPr>
          <w:noProof/>
        </w:rPr>
        <w:drawing>
          <wp:inline distT="0" distB="0" distL="0" distR="0" wp14:anchorId="4BD2C634" wp14:editId="04F13AC4">
            <wp:extent cx="6439798" cy="1066949"/>
            <wp:effectExtent l="0" t="0" r="0" b="0"/>
            <wp:docPr id="1502768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91726" name="Picture 1678291726"/>
                    <pic:cNvPicPr/>
                  </pic:nvPicPr>
                  <pic:blipFill>
                    <a:blip r:embed="rId25">
                      <a:extLst>
                        <a:ext uri="{28A0092B-C50C-407E-A947-70E740481C1C}">
                          <a14:useLocalDpi xmlns:a14="http://schemas.microsoft.com/office/drawing/2010/main"/>
                        </a:ext>
                      </a:extLst>
                    </a:blip>
                    <a:stretch>
                      <a:fillRect/>
                    </a:stretch>
                  </pic:blipFill>
                  <pic:spPr>
                    <a:xfrm>
                      <a:off x="0" y="0"/>
                      <a:ext cx="6439798" cy="1066949"/>
                    </a:xfrm>
                    <a:prstGeom prst="rect">
                      <a:avLst/>
                    </a:prstGeom>
                  </pic:spPr>
                </pic:pic>
              </a:graphicData>
            </a:graphic>
          </wp:inline>
        </w:drawing>
      </w:r>
    </w:p>
    <w:p w14:paraId="66EAE9D0" w14:textId="1FBA398C" w:rsidR="00BD478D" w:rsidRDefault="5F523B27" w:rsidP="75BB464B">
      <w:r>
        <w:t xml:space="preserve">Ensemble is the three types of </w:t>
      </w:r>
      <w:proofErr w:type="gramStart"/>
      <w:r>
        <w:t>machine</w:t>
      </w:r>
      <w:proofErr w:type="gramEnd"/>
      <w:r>
        <w:t xml:space="preserve"> learning combined</w:t>
      </w:r>
      <w:r w:rsidR="4C0FD4F9">
        <w:t>.</w:t>
      </w:r>
      <w:r w:rsidR="6F18EFA8">
        <w:t xml:space="preserve"> </w:t>
      </w:r>
      <w:r w:rsidR="6F18EFA8" w:rsidRPr="75BB464B">
        <w:rPr>
          <w:rFonts w:ascii="Aptos" w:eastAsia="Aptos" w:hAnsi="Aptos" w:cs="Aptos"/>
        </w:rPr>
        <w:t>The ensemble usually improves overall prediction accuracy and provides a more robust forecast than any standalone model.</w:t>
      </w:r>
    </w:p>
    <w:p w14:paraId="6B194536" w14:textId="5647A2D8" w:rsidR="00BD478D" w:rsidRDefault="00BD478D" w:rsidP="75BB464B"/>
    <w:p w14:paraId="087DF38D" w14:textId="32EBB299" w:rsidR="00B50F7C" w:rsidRDefault="00B50F7C" w:rsidP="00B50F7C">
      <w:pPr>
        <w:pStyle w:val="Caption"/>
      </w:pPr>
      <w:r>
        <w:t xml:space="preserve">Figure </w:t>
      </w:r>
      <w:fldSimple w:instr=" SEQ Figure \* ARABIC ">
        <w:r>
          <w:rPr>
            <w:noProof/>
          </w:rPr>
          <w:t>15</w:t>
        </w:r>
      </w:fldSimple>
      <w:r>
        <w:t>.</w:t>
      </w:r>
    </w:p>
    <w:p w14:paraId="6A377B88" w14:textId="648D4B50" w:rsidR="00BD478D" w:rsidRDefault="467696AC" w:rsidP="6DA594B2">
      <w:r>
        <w:rPr>
          <w:noProof/>
        </w:rPr>
        <w:drawing>
          <wp:inline distT="0" distB="0" distL="0" distR="0" wp14:anchorId="55DD7FAD" wp14:editId="4CEDAE3C">
            <wp:extent cx="4820322" cy="447737"/>
            <wp:effectExtent l="0" t="0" r="0" b="0"/>
            <wp:docPr id="80762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39602" name="Picture 751339602"/>
                    <pic:cNvPicPr/>
                  </pic:nvPicPr>
                  <pic:blipFill>
                    <a:blip r:embed="rId26">
                      <a:extLst>
                        <a:ext uri="{28A0092B-C50C-407E-A947-70E740481C1C}">
                          <a14:useLocalDpi xmlns:a14="http://schemas.microsoft.com/office/drawing/2010/main"/>
                        </a:ext>
                      </a:extLst>
                    </a:blip>
                    <a:stretch>
                      <a:fillRect/>
                    </a:stretch>
                  </pic:blipFill>
                  <pic:spPr>
                    <a:xfrm>
                      <a:off x="0" y="0"/>
                      <a:ext cx="4820322" cy="447737"/>
                    </a:xfrm>
                    <a:prstGeom prst="rect">
                      <a:avLst/>
                    </a:prstGeom>
                  </pic:spPr>
                </pic:pic>
              </a:graphicData>
            </a:graphic>
          </wp:inline>
        </w:drawing>
      </w:r>
    </w:p>
    <w:p w14:paraId="369B6231" w14:textId="27D9843A" w:rsidR="66812505" w:rsidRDefault="66812505" w:rsidP="75BB464B">
      <w:r>
        <w:t>These metrics</w:t>
      </w:r>
      <w:r w:rsidR="30016045">
        <w:t xml:space="preserve"> shows the accuracy of the ensemble </w:t>
      </w:r>
      <w:r w:rsidR="00071B01">
        <w:t>performances</w:t>
      </w:r>
      <w:r w:rsidR="1234015A">
        <w:t>.</w:t>
      </w:r>
    </w:p>
    <w:p w14:paraId="7360B9F7" w14:textId="77777777" w:rsidR="00E6745E" w:rsidRDefault="00E6745E" w:rsidP="75BB464B"/>
    <w:p w14:paraId="2870189B" w14:textId="77777777" w:rsidR="00D9743F" w:rsidRPr="00D9743F" w:rsidRDefault="00D9743F" w:rsidP="00D9743F">
      <w:r w:rsidRPr="00D9743F">
        <w:t>In order to ensure ethical standards and professional conduct were met at all times, evaluation of data privacy obligations were undertaken in conjunction with evaluation of ethical standards and professional conduct to confirm that modelling and cleaning techniques did not overstate exceedance rates or distort environmental trends and therefore data privacy obligations were met by storing only publicly available Auckland Council datasets and following New Zealand's Privacy Act 2020 as a framework for responsible data management.</w:t>
      </w:r>
    </w:p>
    <w:p w14:paraId="2B15A0B7" w14:textId="3C6D0FAB" w:rsidR="00485D9B" w:rsidRDefault="00D9743F" w:rsidP="75BB464B">
      <w:r>
        <w:t xml:space="preserve"> </w:t>
      </w:r>
    </w:p>
    <w:p w14:paraId="756ACDC8" w14:textId="48FA73AA" w:rsidR="009E6321" w:rsidRDefault="009E6321" w:rsidP="009E6321">
      <w:pPr>
        <w:pStyle w:val="Heading1"/>
      </w:pPr>
      <w:bookmarkStart w:id="36" w:name="_Toc216121490"/>
      <w:bookmarkStart w:id="37" w:name="_Toc216173929"/>
      <w:r w:rsidRPr="009E6321">
        <w:t>Maintenance and Scaling</w:t>
      </w:r>
      <w:r>
        <w:t>:</w:t>
      </w:r>
      <w:bookmarkEnd w:id="36"/>
      <w:bookmarkEnd w:id="37"/>
    </w:p>
    <w:p w14:paraId="7AA97AD9" w14:textId="77777777" w:rsidR="0011366A" w:rsidRDefault="0011366A" w:rsidP="0011366A"/>
    <w:p w14:paraId="3024E9D8" w14:textId="77EDA112" w:rsidR="0011366A" w:rsidRPr="0011366A" w:rsidRDefault="0011366A" w:rsidP="0011366A">
      <w:r w:rsidRPr="0011366A">
        <w:t>Auckland Council can utilize this system for maintaining and extending it over time, so they can use their reusable Python functions to ingest new datasets. This system will automatically retrain its forecasting module based upon the new data entering it, which will enable it to be "future proofed" as the amount of monitoring history continues to grow. A scalable architecture exists in this system with the capability to easily move to cloud storage solutions and deploy on many different remote server platforms. Additionally, by using Git version control the debugging and maintenance of this system are made easier; and due to a modular design, this system may have some or all of its modules updated at any given time without having to update the entire system, thus making this system capable of adapting to any changes to the underlying infrastructure as well as new pollutants.</w:t>
      </w:r>
    </w:p>
    <w:p w14:paraId="093EAA7C" w14:textId="77777777" w:rsidR="009E6321" w:rsidRDefault="009E6321" w:rsidP="75BB464B"/>
    <w:p w14:paraId="3FDB93E5" w14:textId="77777777" w:rsidR="004A47D5" w:rsidRDefault="004A47D5" w:rsidP="004A47D5">
      <w:pPr>
        <w:pStyle w:val="Heading2"/>
      </w:pPr>
      <w:bookmarkStart w:id="38" w:name="_Toc216121491"/>
      <w:bookmarkStart w:id="39" w:name="_Toc216173930"/>
      <w:r w:rsidRPr="577F358B">
        <w:lastRenderedPageBreak/>
        <w:t>Feedback Loop and Continuous Learning:</w:t>
      </w:r>
      <w:bookmarkEnd w:id="38"/>
      <w:bookmarkEnd w:id="39"/>
    </w:p>
    <w:p w14:paraId="65C5812B" w14:textId="77777777" w:rsidR="004A47D5" w:rsidRDefault="004A47D5" w:rsidP="004A47D5"/>
    <w:p w14:paraId="64F94BAD" w14:textId="77777777" w:rsidR="004A47D5" w:rsidRPr="00C22648" w:rsidRDefault="004A47D5" w:rsidP="004A47D5">
      <w:r w:rsidRPr="00C22648">
        <w:t>Auckland Council's continuous releases of data will continue to evolve the project’s feedback loop and ongoing learning cycle. Understanding how Auckland Council tracks and manages their air quality data parameters will allow for a smooth integration of future datasets. In addition to running the pipeline in an automatic manner to capture and process new data acquisitions, it will clean all data (e.g., eliminate any negative or missing values), make data consistent over time (e.g., align by date) and normalize all units before retraining the model.</w:t>
      </w:r>
      <w:r>
        <w:t xml:space="preserve"> </w:t>
      </w:r>
    </w:p>
    <w:p w14:paraId="53AC354F" w14:textId="77777777" w:rsidR="005F7AE7" w:rsidRDefault="005F7AE7" w:rsidP="005F7AE7">
      <w:pPr>
        <w:rPr>
          <w:highlight w:val="yellow"/>
        </w:rPr>
      </w:pPr>
    </w:p>
    <w:p w14:paraId="56AD8EA7" w14:textId="77777777" w:rsidR="00D9743F" w:rsidRPr="00E02E04" w:rsidRDefault="00D9743F" w:rsidP="005F7AE7">
      <w:pPr>
        <w:rPr>
          <w:highlight w:val="yellow"/>
        </w:rPr>
      </w:pPr>
    </w:p>
    <w:p w14:paraId="1085F48A" w14:textId="77777777" w:rsidR="005F7AE7" w:rsidRPr="00E02E04" w:rsidRDefault="005F7AE7" w:rsidP="00E6745E">
      <w:pPr>
        <w:pStyle w:val="Heading1"/>
      </w:pPr>
      <w:bookmarkStart w:id="40" w:name="_Toc216121492"/>
      <w:bookmarkStart w:id="41" w:name="_Toc216173931"/>
      <w:proofErr w:type="spellStart"/>
      <w:r>
        <w:t>Streamlit</w:t>
      </w:r>
      <w:proofErr w:type="spellEnd"/>
      <w:r>
        <w:t xml:space="preserve"> App:</w:t>
      </w:r>
      <w:bookmarkEnd w:id="40"/>
      <w:bookmarkEnd w:id="41"/>
    </w:p>
    <w:p w14:paraId="7E0307A1" w14:textId="77777777" w:rsidR="00FF0334" w:rsidRPr="00E02E04" w:rsidRDefault="00FF0334" w:rsidP="00FF0334"/>
    <w:p w14:paraId="55489FDA" w14:textId="77777777" w:rsidR="00FF0334" w:rsidRPr="00E02E04" w:rsidRDefault="00FF0334" w:rsidP="00FF0334">
      <w:r>
        <w:t xml:space="preserve">The application has </w:t>
      </w:r>
      <w:r w:rsidR="6DA594B2">
        <w:t>Five</w:t>
      </w:r>
      <w:r>
        <w:t xml:space="preserve"> tabs in it: Overview, </w:t>
      </w:r>
      <w:r w:rsidR="6DA594B2">
        <w:t>Temporal Analysis, Spatial Comparison, Weather &amp; Traffic Insights, and</w:t>
      </w:r>
      <w:r>
        <w:t xml:space="preserve"> Forecasting.</w:t>
      </w:r>
    </w:p>
    <w:p w14:paraId="5E294B7B" w14:textId="77777777" w:rsidR="6DA594B2" w:rsidRDefault="6DA594B2" w:rsidP="6DA594B2">
      <w:pPr>
        <w:pStyle w:val="ListParagraph"/>
        <w:numPr>
          <w:ilvl w:val="0"/>
          <w:numId w:val="11"/>
        </w:numPr>
      </w:pPr>
      <w:r>
        <w:t>Overview: Gives comprehensive information of the dataset uploaded in the prototype such as number of sites, pollutant, records, and NESAQ Thresholds.</w:t>
      </w:r>
    </w:p>
    <w:p w14:paraId="71418CFD" w14:textId="77777777" w:rsidR="6DA594B2" w:rsidRDefault="6DA594B2" w:rsidP="6DA594B2">
      <w:pPr>
        <w:pStyle w:val="ListParagraph"/>
        <w:numPr>
          <w:ilvl w:val="0"/>
          <w:numId w:val="11"/>
        </w:numPr>
      </w:pPr>
      <w:r>
        <w:t>Temporal Analysis: It has interactive plot where it visualizes Annual, daily, and monthly exceedances of pollutants using NESAQ thresholds per periods along with highlighting the breach in red.</w:t>
      </w:r>
    </w:p>
    <w:p w14:paraId="7ACAC7E8" w14:textId="77777777" w:rsidR="6DA594B2" w:rsidRDefault="6DA594B2" w:rsidP="6DA594B2">
      <w:pPr>
        <w:pStyle w:val="ListParagraph"/>
        <w:numPr>
          <w:ilvl w:val="0"/>
          <w:numId w:val="11"/>
        </w:numPr>
      </w:pPr>
      <w:r>
        <w:t>Spatial Comparison: This tab compares two or more sites to identify which sites has the most exceedances using the average pollutant levels.</w:t>
      </w:r>
    </w:p>
    <w:p w14:paraId="5064152D" w14:textId="77777777" w:rsidR="6DA594B2" w:rsidRDefault="6DA594B2" w:rsidP="6DA594B2">
      <w:pPr>
        <w:pStyle w:val="ListParagraph"/>
        <w:numPr>
          <w:ilvl w:val="0"/>
          <w:numId w:val="11"/>
        </w:numPr>
      </w:pPr>
      <w:r>
        <w:t>Weather and Traffic Insights: This tab aggregates data daily to showcase the relationships between pollutants, weather, and traffic variables. It highlights the strong and relationship which provides an insight which weather and traffic contribute to pollutant levels.</w:t>
      </w:r>
    </w:p>
    <w:p w14:paraId="615F4D99" w14:textId="57599352" w:rsidR="001428A3" w:rsidRPr="009D5BF3" w:rsidRDefault="6DA594B2" w:rsidP="009D5BF3">
      <w:pPr>
        <w:pStyle w:val="ListParagraph"/>
        <w:numPr>
          <w:ilvl w:val="0"/>
          <w:numId w:val="11"/>
        </w:numPr>
        <w:rPr>
          <w:rFonts w:ascii="Aptos" w:eastAsia="Aptos" w:hAnsi="Aptos" w:cs="Aptos"/>
        </w:rPr>
      </w:pPr>
      <w:r>
        <w:t xml:space="preserve">Forecasting: </w:t>
      </w:r>
      <w:r w:rsidRPr="6DA594B2">
        <w:rPr>
          <w:rFonts w:ascii="Aptos" w:eastAsia="Aptos" w:hAnsi="Aptos" w:cs="Aptos"/>
        </w:rPr>
        <w:t>The forecasting tab on the dashboard enables the council to monitor future air quality like PM2.5 and NO2 and adjusting parameters like lag days and forecast horizon. It used a combined ensemble model using Random Forest, Gradient Boosting, and LSTM for enhanced prediction accuracy. The forecasts include confidence intervals and highlight days that may exceed air quality limits. Additionally, the dashboard provides training metrics, such as MAE and RMSE, to build user trust in the model's performance.</w:t>
      </w:r>
    </w:p>
    <w:p w14:paraId="259CEC73" w14:textId="77777777" w:rsidR="009522B9" w:rsidRDefault="009522B9" w:rsidP="6DA594B2"/>
    <w:p w14:paraId="1027CC26" w14:textId="22759379" w:rsidR="009522B9" w:rsidRDefault="009522B9" w:rsidP="009522B9">
      <w:pPr>
        <w:pStyle w:val="Heading1"/>
      </w:pPr>
      <w:bookmarkStart w:id="42" w:name="_Toc216121493"/>
      <w:bookmarkStart w:id="43" w:name="_Toc216173932"/>
      <w:r w:rsidRPr="009522B9">
        <w:t>DISCUSSION</w:t>
      </w:r>
      <w:bookmarkEnd w:id="42"/>
      <w:bookmarkEnd w:id="43"/>
    </w:p>
    <w:p w14:paraId="54210A17" w14:textId="77777777" w:rsidR="00200264" w:rsidRDefault="00200264" w:rsidP="00200264"/>
    <w:p w14:paraId="453B9315" w14:textId="5699965A" w:rsidR="00200264" w:rsidRPr="00200264" w:rsidRDefault="00200264" w:rsidP="00200264">
      <w:pPr>
        <w:pStyle w:val="Heading2"/>
      </w:pPr>
      <w:bookmarkStart w:id="44" w:name="_Toc216121494"/>
      <w:bookmarkStart w:id="45" w:name="_Toc216173933"/>
      <w:r>
        <w:t>Reflection:</w:t>
      </w:r>
      <w:bookmarkEnd w:id="44"/>
      <w:bookmarkEnd w:id="45"/>
    </w:p>
    <w:p w14:paraId="1652E578" w14:textId="77777777" w:rsidR="00BC2D9C" w:rsidRPr="004871A2" w:rsidRDefault="00BC2D9C" w:rsidP="0B665B16">
      <w:pPr>
        <w:rPr>
          <w:ins w:id="46" w:author="Sara Zandi" w:date="2025-12-05T16:46:00Z" w16du:dateUtc="2025-12-05T03:46:00Z"/>
          <w:highlight w:val="yellow"/>
        </w:rPr>
      </w:pPr>
    </w:p>
    <w:p w14:paraId="73A795E8" w14:textId="06CACE1A" w:rsidR="009D36EB" w:rsidRPr="00CA1F6D" w:rsidRDefault="00317203" w:rsidP="00E401AD">
      <w:r w:rsidRPr="00317203">
        <w:lastRenderedPageBreak/>
        <w:t>Discussion by</w:t>
      </w:r>
      <w:r>
        <w:t xml:space="preserve"> </w:t>
      </w:r>
      <w:r w:rsidR="0020780C">
        <w:t>Christian</w:t>
      </w:r>
    </w:p>
    <w:p w14:paraId="7F2EE4E1" w14:textId="28C885FF" w:rsidR="000F355F" w:rsidRPr="00CA1F6D" w:rsidRDefault="411E063E" w:rsidP="550EC4ED">
      <w:pPr>
        <w:rPr>
          <w:rFonts w:ascii="Aptos" w:eastAsia="Aptos" w:hAnsi="Aptos" w:cs="Aptos"/>
        </w:rPr>
      </w:pPr>
      <w:r w:rsidRPr="0B665B16">
        <w:rPr>
          <w:rFonts w:ascii="Aptos" w:eastAsia="Aptos" w:hAnsi="Aptos" w:cs="Aptos"/>
        </w:rPr>
        <w:t xml:space="preserve">As a main technical of the team </w:t>
      </w:r>
      <w:r w:rsidR="1CF8C16B" w:rsidRPr="0B665B16">
        <w:rPr>
          <w:rFonts w:ascii="Aptos" w:eastAsia="Aptos" w:hAnsi="Aptos" w:cs="Aptos"/>
        </w:rPr>
        <w:t>building the prototype pushed me in ways that I didn’t expect. As the challenged was the LSTM model I trusted simply couldn’t handle o</w:t>
      </w:r>
      <w:r w:rsidR="46204A26" w:rsidRPr="0B665B16">
        <w:rPr>
          <w:rFonts w:ascii="Aptos" w:eastAsia="Aptos" w:hAnsi="Aptos" w:cs="Aptos"/>
        </w:rPr>
        <w:t>ur real-world dataset as it has a big gap</w:t>
      </w:r>
      <w:r w:rsidR="1E437D49" w:rsidRPr="0B665B16">
        <w:rPr>
          <w:rFonts w:ascii="Aptos" w:eastAsia="Aptos" w:hAnsi="Aptos" w:cs="Aptos"/>
        </w:rPr>
        <w:t xml:space="preserve"> and sensor error which broke the model. It was frustrating but it taught me a valuable lesson</w:t>
      </w:r>
      <w:r w:rsidR="572E61F5" w:rsidRPr="0B665B16">
        <w:rPr>
          <w:rFonts w:ascii="Aptos" w:eastAsia="Aptos" w:hAnsi="Aptos" w:cs="Aptos"/>
        </w:rPr>
        <w:t xml:space="preserve"> that real world forecasting isn’t about perfect but about creating a model that can handle imperfect data.</w:t>
      </w:r>
    </w:p>
    <w:p w14:paraId="3CF125A1" w14:textId="047C79D9" w:rsidR="000F355F" w:rsidRPr="00CA1F6D" w:rsidRDefault="572E61F5" w:rsidP="0B665B16">
      <w:pPr>
        <w:rPr>
          <w:rFonts w:ascii="Aptos" w:eastAsia="Aptos" w:hAnsi="Aptos" w:cs="Aptos"/>
        </w:rPr>
      </w:pPr>
      <w:r w:rsidRPr="0B665B16">
        <w:rPr>
          <w:rFonts w:ascii="Aptos" w:eastAsia="Aptos" w:hAnsi="Aptos" w:cs="Aptos"/>
        </w:rPr>
        <w:t xml:space="preserve">Another challenge </w:t>
      </w:r>
      <w:r w:rsidR="76F45C9E" w:rsidRPr="0B665B16">
        <w:rPr>
          <w:rFonts w:ascii="Aptos" w:eastAsia="Aptos" w:hAnsi="Aptos" w:cs="Aptos"/>
        </w:rPr>
        <w:t>was managing my technical tasks and team leadership. On certain days, even though I was deeply working in debugging, I still had to lead the team through design choices or explain why some models didn't work. Although it wasn't simple, it improved my clarity, patience, and communication skills.</w:t>
      </w:r>
    </w:p>
    <w:p w14:paraId="450F98D4" w14:textId="06071833" w:rsidR="000F355F" w:rsidRPr="00CA1F6D" w:rsidRDefault="39F41661" w:rsidP="550EC4ED">
      <w:r w:rsidRPr="0B665B16">
        <w:rPr>
          <w:rFonts w:ascii="Aptos" w:eastAsia="Aptos" w:hAnsi="Aptos" w:cs="Aptos"/>
        </w:rPr>
        <w:t>The prototype also highlighted our shortcomings. Certain pollutants reacted unexpectedly, data quality was not always dependable, and our confidence intervals were less than optimal. These gaps highlighted where we needed to improve such as better data cleaning, pollutant-specific features, and more robust uncertainty modelling.</w:t>
      </w:r>
    </w:p>
    <w:p w14:paraId="351BC2B1" w14:textId="03B9C264" w:rsidR="550EC4ED" w:rsidRDefault="39F41661" w:rsidP="550EC4ED">
      <w:pPr>
        <w:rPr>
          <w:rFonts w:ascii="Aptos" w:eastAsia="Aptos" w:hAnsi="Aptos" w:cs="Aptos"/>
        </w:rPr>
      </w:pPr>
      <w:r w:rsidRPr="0B665B16">
        <w:rPr>
          <w:rFonts w:ascii="Aptos" w:eastAsia="Aptos" w:hAnsi="Aptos" w:cs="Aptos"/>
        </w:rPr>
        <w:t>Overall, this prototype taught me how to be flexible, realistic, and patient with both the data and me. It reminded me that developing something helpful is far more important than building something flawless.</w:t>
      </w:r>
    </w:p>
    <w:p w14:paraId="5484F878" w14:textId="77777777" w:rsidR="00F55F19" w:rsidRDefault="00F55F19" w:rsidP="550EC4ED"/>
    <w:p w14:paraId="0508DCB1" w14:textId="7B5DF012" w:rsidR="002C5B0F" w:rsidRDefault="00317203" w:rsidP="000F355F">
      <w:r w:rsidRPr="00317203">
        <w:t>Discussion by</w:t>
      </w:r>
      <w:r w:rsidRPr="00317203">
        <w:t xml:space="preserve"> </w:t>
      </w:r>
      <w:r w:rsidR="00FA11FD" w:rsidRPr="00703AE2">
        <w:t>Matthew</w:t>
      </w:r>
    </w:p>
    <w:p w14:paraId="42D5A98E" w14:textId="77777777" w:rsidR="00200264" w:rsidRPr="00703AE2" w:rsidRDefault="00200264" w:rsidP="000F355F"/>
    <w:p w14:paraId="62451EAA" w14:textId="6E9FFD5E" w:rsidR="004C5DE3" w:rsidRPr="004C5DE3" w:rsidRDefault="004C5DE3" w:rsidP="004C5DE3">
      <w:r w:rsidRPr="004C5DE3">
        <w:t xml:space="preserve">I worked as both co-leader and technical member, providing support </w:t>
      </w:r>
      <w:r>
        <w:t>as</w:t>
      </w:r>
      <w:r w:rsidRPr="004C5DE3">
        <w:t xml:space="preserve"> the project manager in coordinating this project while also completing all technical analysis, such as cleaning the data, developing LSTM (long short-term memory) for forecasting purposes. The goal here is to ensure that the data is reliable, so we can address potential data gaps caused by sensor failure and/or lack of maintenance. Working with missing data has changed how I think about missing data and how it relates to physical limitations.</w:t>
      </w:r>
    </w:p>
    <w:p w14:paraId="10B63F72" w14:textId="2823A262" w:rsidR="004C5DE3" w:rsidRDefault="004C5DE3" w:rsidP="004C5DE3">
      <w:r w:rsidRPr="004C5DE3">
        <w:t>When I integrated the LSTM model into a hybrid ensemble, I realized that there are some real limitations to using deep learning when you have irregularly sampled data and very large gaps between samples. When these conditions exist, deep learning models can cause instability in your results. In contrast, decision trees were found to be much better suited for this type of problem. As well, KNN (k-nearest neighbour) imputation introduced significant biases, and if more advanced techniques (like spline or seasonal decomposition) had been applied to improve data quality would have greatly improved data integrity. My dual roles helped me to develop my ability to manage projects effectively and to communicate with other team members and stakeholders to provide strategic support to our project.</w:t>
      </w:r>
    </w:p>
    <w:p w14:paraId="0C32F18D" w14:textId="77777777" w:rsidR="00AC3DBA" w:rsidRDefault="00AC3DBA" w:rsidP="004C5DE3"/>
    <w:p w14:paraId="1C20A5B8" w14:textId="223EB4CE" w:rsidR="00931E6E" w:rsidRDefault="00317203" w:rsidP="004C5DE3">
      <w:r w:rsidRPr="00317203">
        <w:t>Discussion by</w:t>
      </w:r>
      <w:r w:rsidR="00424586">
        <w:t xml:space="preserve"> </w:t>
      </w:r>
      <w:proofErr w:type="spellStart"/>
      <w:r w:rsidR="00424586">
        <w:t>Juthaphat</w:t>
      </w:r>
      <w:proofErr w:type="spellEnd"/>
      <w:r w:rsidR="00424586">
        <w:t xml:space="preserve"> </w:t>
      </w:r>
      <w:r>
        <w:t xml:space="preserve"> </w:t>
      </w:r>
    </w:p>
    <w:p w14:paraId="1608555C" w14:textId="150A21E3" w:rsidR="00424586" w:rsidRDefault="00962920" w:rsidP="004C5DE3">
      <w:r>
        <w:lastRenderedPageBreak/>
        <w:t xml:space="preserve">For this project my main responsibilities were data preparation and imputation testing. Additionally, I set up GitHub, wrote reports, and did project development. I spent a lot of time in </w:t>
      </w:r>
      <w:proofErr w:type="spellStart"/>
      <w:r>
        <w:t>Jupyter</w:t>
      </w:r>
      <w:proofErr w:type="spellEnd"/>
      <w:r>
        <w:t xml:space="preserve"> Notebook checking where each station had gaps by year and month, then lining up the data so the time periods made sense for forecasting. After that we compared different ways of filling missing values, mainly forward fill, backfill, and k-NN. When we were working on this, it made me realise that imputation can be difficult because each method slightly changes the shape of the time series. These changes can affect exceedance counts and model accuracy. I also helped create the GitHub section and portfolio for our code, providing clear explanations. GitHub </w:t>
      </w:r>
      <w:r w:rsidR="0019255F">
        <w:t xml:space="preserve">provides useful features such as access control and bug tracking. It </w:t>
      </w:r>
      <w:r>
        <w:t>allows us to store, manage, and collaborate on code.</w:t>
      </w:r>
      <w:r w:rsidR="009A668B">
        <w:t xml:space="preserve"> S</w:t>
      </w:r>
      <w:r>
        <w:t xml:space="preserve">ome </w:t>
      </w:r>
      <w:r w:rsidR="009A668B">
        <w:t xml:space="preserve">coding </w:t>
      </w:r>
      <w:r>
        <w:t>parts took me longer than I expected</w:t>
      </w:r>
      <w:r w:rsidR="00F471D9">
        <w:t>.</w:t>
      </w:r>
      <w:r>
        <w:t xml:space="preserve"> I often had to go back to my old </w:t>
      </w:r>
      <w:r w:rsidR="00E545E8">
        <w:t>notebook and</w:t>
      </w:r>
      <w:r>
        <w:t xml:space="preserve"> ask my teammates or supervisors when I got stuck. Even though it was stressful at times, it pushed me to improve my skills</w:t>
      </w:r>
      <w:r w:rsidR="00A777F7">
        <w:t>. For example,</w:t>
      </w:r>
      <w:r>
        <w:t xml:space="preserve"> </w:t>
      </w:r>
      <w:r w:rsidR="00E545E8">
        <w:t>problem</w:t>
      </w:r>
      <w:r>
        <w:t xml:space="preserve"> solving, accountability, and </w:t>
      </w:r>
      <w:r w:rsidR="00094336">
        <w:t xml:space="preserve">the ability to communicate </w:t>
      </w:r>
      <w:r w:rsidR="00D072A9">
        <w:t>effectively</w:t>
      </w:r>
      <w:r>
        <w:t xml:space="preserve">. Overall, this project showed me </w:t>
      </w:r>
      <w:r w:rsidR="00931D9E">
        <w:t xml:space="preserve">the importance of </w:t>
      </w:r>
      <w:r w:rsidR="00EC3CC1">
        <w:t>data analytics</w:t>
      </w:r>
      <w:r>
        <w:t xml:space="preserve">, documentation, and </w:t>
      </w:r>
      <w:r w:rsidR="006E0CEB">
        <w:t>project management</w:t>
      </w:r>
      <w:r>
        <w:t>.</w:t>
      </w:r>
    </w:p>
    <w:p w14:paraId="526F61F3" w14:textId="390FDAFB" w:rsidR="0B665B16" w:rsidRDefault="0B665B16"/>
    <w:p w14:paraId="4C032369" w14:textId="1D973E16" w:rsidR="00201662" w:rsidRPr="00201662" w:rsidRDefault="00B12FF8" w:rsidP="00201662">
      <w:pPr>
        <w:pStyle w:val="Heading1"/>
      </w:pPr>
      <w:bookmarkStart w:id="47" w:name="_Toc216121495"/>
      <w:bookmarkStart w:id="48" w:name="_Toc216173934"/>
      <w:r w:rsidRPr="00B12FF8">
        <w:t>CONCLUSION</w:t>
      </w:r>
      <w:bookmarkEnd w:id="47"/>
      <w:bookmarkEnd w:id="48"/>
    </w:p>
    <w:p w14:paraId="203BE918" w14:textId="77777777" w:rsidR="007B1DA8" w:rsidRDefault="007B1DA8" w:rsidP="005D0FEC"/>
    <w:p w14:paraId="40F447AF" w14:textId="303ACE5E" w:rsidR="007B1DA8" w:rsidRDefault="00F67584" w:rsidP="007B1DA8">
      <w:pPr>
        <w:pStyle w:val="Heading2"/>
      </w:pPr>
      <w:bookmarkStart w:id="49" w:name="_Toc216121496"/>
      <w:bookmarkStart w:id="50" w:name="_Toc216173935"/>
      <w:r>
        <w:t>Findings</w:t>
      </w:r>
      <w:r w:rsidR="007B1DA8">
        <w:t>:</w:t>
      </w:r>
      <w:bookmarkEnd w:id="49"/>
      <w:bookmarkEnd w:id="50"/>
    </w:p>
    <w:p w14:paraId="334F39F0" w14:textId="4B86FE5C" w:rsidR="00FF5C55" w:rsidRPr="00FF5C55" w:rsidRDefault="00FF5C55" w:rsidP="00FF5C55">
      <w:pPr>
        <w:pStyle w:val="Caption"/>
      </w:pPr>
      <w:r>
        <w:t xml:space="preserve">Figure </w:t>
      </w:r>
      <w:fldSimple w:instr=" SEQ Figure \* ARABIC ">
        <w:r>
          <w:rPr>
            <w:noProof/>
          </w:rPr>
          <w:t>16</w:t>
        </w:r>
      </w:fldSimple>
      <w:r>
        <w:t>.</w:t>
      </w:r>
    </w:p>
    <w:p w14:paraId="0F006CCD" w14:textId="2B1A8652" w:rsidR="67749CEF" w:rsidRDefault="67749CEF" w:rsidP="0B665B16">
      <w:r>
        <w:rPr>
          <w:noProof/>
        </w:rPr>
        <w:drawing>
          <wp:inline distT="0" distB="0" distL="0" distR="0" wp14:anchorId="0459C030" wp14:editId="0DAF4E58">
            <wp:extent cx="6486525" cy="2514600"/>
            <wp:effectExtent l="0" t="0" r="0" b="0"/>
            <wp:docPr id="4365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369" name="Picture 4365369"/>
                    <pic:cNvPicPr/>
                  </pic:nvPicPr>
                  <pic:blipFill>
                    <a:blip r:embed="rId27">
                      <a:extLst>
                        <a:ext uri="{28A0092B-C50C-407E-A947-70E740481C1C}">
                          <a14:useLocalDpi xmlns:a14="http://schemas.microsoft.com/office/drawing/2010/main"/>
                        </a:ext>
                      </a:extLst>
                    </a:blip>
                    <a:stretch>
                      <a:fillRect/>
                    </a:stretch>
                  </pic:blipFill>
                  <pic:spPr>
                    <a:xfrm>
                      <a:off x="0" y="0"/>
                      <a:ext cx="6486525" cy="2514600"/>
                    </a:xfrm>
                    <a:prstGeom prst="rect">
                      <a:avLst/>
                    </a:prstGeom>
                  </pic:spPr>
                </pic:pic>
              </a:graphicData>
            </a:graphic>
          </wp:inline>
        </w:drawing>
      </w:r>
    </w:p>
    <w:p w14:paraId="57206116" w14:textId="6D71C6C5" w:rsidR="291127B0" w:rsidRDefault="6E8013C7">
      <w:r>
        <w:t>We examined the four Machine Learning models for predicting PM2.5 air pollution and found out that the best preforming model was LSTM, with fewe</w:t>
      </w:r>
      <w:r w:rsidR="300F06CA">
        <w:t>r errors and the largest variety</w:t>
      </w:r>
      <w:r w:rsidR="7D925477">
        <w:t xml:space="preserve"> in the data. The ensemble model was a close second especially good at avoiding significant</w:t>
      </w:r>
      <w:r w:rsidR="7EA0A873">
        <w:t xml:space="preserve"> errors, with tree-based models trailing marginally. Overall, all the models were relatively accurate, </w:t>
      </w:r>
      <w:r w:rsidR="7EA0A873" w:rsidRPr="256C71F4">
        <w:rPr>
          <w:rFonts w:ascii="Aptos" w:eastAsia="Aptos" w:hAnsi="Aptos" w:cs="Aptos"/>
        </w:rPr>
        <w:t xml:space="preserve">although </w:t>
      </w:r>
      <w:r w:rsidR="73CBE877" w:rsidRPr="256C71F4">
        <w:rPr>
          <w:rFonts w:ascii="Aptos" w:eastAsia="Aptos" w:hAnsi="Aptos" w:cs="Aptos"/>
        </w:rPr>
        <w:t xml:space="preserve">the </w:t>
      </w:r>
      <w:r w:rsidR="73CBE877" w:rsidRPr="3DD04B3D">
        <w:rPr>
          <w:rFonts w:ascii="Aptos" w:eastAsia="Aptos" w:hAnsi="Aptos" w:cs="Aptos"/>
        </w:rPr>
        <w:t>LSTM</w:t>
      </w:r>
      <w:r w:rsidR="73CBE877" w:rsidRPr="256C71F4">
        <w:rPr>
          <w:rFonts w:ascii="Aptos" w:eastAsia="Aptos" w:hAnsi="Aptos" w:cs="Aptos"/>
        </w:rPr>
        <w:t xml:space="preserve"> time-aware character provided it an advantage in this forecasting challenge. </w:t>
      </w:r>
      <w:r w:rsidR="73CBE877" w:rsidRPr="21929709">
        <w:rPr>
          <w:rFonts w:ascii="Aptos" w:eastAsia="Aptos" w:hAnsi="Aptos" w:cs="Aptos"/>
        </w:rPr>
        <w:t>This</w:t>
      </w:r>
      <w:r w:rsidR="73CBE877" w:rsidRPr="256C71F4">
        <w:rPr>
          <w:rFonts w:ascii="Aptos" w:eastAsia="Aptos" w:hAnsi="Aptos" w:cs="Aptos"/>
        </w:rPr>
        <w:t xml:space="preserve"> means that using LSTM or the ensemble may produce the most dependable findings for an air quality warning system or application.</w:t>
      </w:r>
    </w:p>
    <w:p w14:paraId="6E35276B" w14:textId="282B51B8" w:rsidR="3DD04B3D" w:rsidRDefault="3DD04B3D"/>
    <w:p w14:paraId="48D1D416" w14:textId="5A467CEE" w:rsidR="3DD04B3D" w:rsidRDefault="3DD04B3D"/>
    <w:p w14:paraId="6C6E45A5" w14:textId="02320F5A" w:rsidR="00FF5C55" w:rsidRDefault="00FF5C55" w:rsidP="00FF5C55">
      <w:pPr>
        <w:pStyle w:val="Caption"/>
      </w:pPr>
      <w:r>
        <w:t xml:space="preserve">Figure </w:t>
      </w:r>
      <w:fldSimple w:instr=" SEQ Figure \* ARABIC ">
        <w:r>
          <w:rPr>
            <w:noProof/>
          </w:rPr>
          <w:t>17</w:t>
        </w:r>
      </w:fldSimple>
      <w:r>
        <w:t>.</w:t>
      </w:r>
    </w:p>
    <w:p w14:paraId="64CC051C" w14:textId="6A3F9412" w:rsidR="24A7111D" w:rsidRDefault="24A7111D" w:rsidP="291127B0">
      <w:r>
        <w:rPr>
          <w:noProof/>
        </w:rPr>
        <w:drawing>
          <wp:inline distT="0" distB="0" distL="0" distR="0" wp14:anchorId="10C10073" wp14:editId="41F8AC60">
            <wp:extent cx="5582429" cy="2772162"/>
            <wp:effectExtent l="0" t="0" r="0" b="0"/>
            <wp:docPr id="1919024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2605" name="Picture 998772605"/>
                    <pic:cNvPicPr/>
                  </pic:nvPicPr>
                  <pic:blipFill>
                    <a:blip r:embed="rId28">
                      <a:extLst>
                        <a:ext uri="{28A0092B-C50C-407E-A947-70E740481C1C}">
                          <a14:useLocalDpi xmlns:a14="http://schemas.microsoft.com/office/drawing/2010/main"/>
                        </a:ext>
                      </a:extLst>
                    </a:blip>
                    <a:stretch>
                      <a:fillRect/>
                    </a:stretch>
                  </pic:blipFill>
                  <pic:spPr>
                    <a:xfrm>
                      <a:off x="0" y="0"/>
                      <a:ext cx="5582429" cy="2772162"/>
                    </a:xfrm>
                    <a:prstGeom prst="rect">
                      <a:avLst/>
                    </a:prstGeom>
                  </pic:spPr>
                </pic:pic>
              </a:graphicData>
            </a:graphic>
          </wp:inline>
        </w:drawing>
      </w:r>
    </w:p>
    <w:p w14:paraId="517D230A" w14:textId="2D23A092" w:rsidR="67749CEF" w:rsidRDefault="6AA1AF58" w:rsidP="0B665B16">
      <w:r>
        <w:t xml:space="preserve">Based on the metrics provided for examining NO2 for predicting air quality show that the best model was </w:t>
      </w:r>
      <w:r w:rsidR="2F0F39AF">
        <w:t xml:space="preserve">Random Forest and Ensemble especially were the most accurate and had a </w:t>
      </w:r>
      <w:r w:rsidR="00317203">
        <w:t>fewer error</w:t>
      </w:r>
      <w:r w:rsidR="2F0F39AF">
        <w:t>. The LSTM model was less accurate even though it offered a better explanation of data pa</w:t>
      </w:r>
      <w:r w:rsidR="3308E5B7">
        <w:t>tterns. This suggests that, in contrast to PM2.5, time</w:t>
      </w:r>
      <w:r w:rsidR="7DDA5752">
        <w:t>-</w:t>
      </w:r>
      <w:r w:rsidR="3308E5B7">
        <w:t xml:space="preserve">based patterns are less significant for NO2 prediction </w:t>
      </w:r>
      <w:r w:rsidR="46028AE5">
        <w:t xml:space="preserve">because of </w:t>
      </w:r>
      <w:r w:rsidR="7338C7E5">
        <w:t xml:space="preserve">its precision and </w:t>
      </w:r>
      <w:r w:rsidR="00317203">
        <w:t>reliability</w:t>
      </w:r>
      <w:r w:rsidR="7338C7E5">
        <w:t>, the ensemble model is suggested as the best options.</w:t>
      </w:r>
    </w:p>
    <w:p w14:paraId="34954847" w14:textId="77777777" w:rsidR="00317203" w:rsidRDefault="00317203" w:rsidP="0B665B16"/>
    <w:p w14:paraId="7CF6B945" w14:textId="5B0BC5D6" w:rsidR="007B1DA8" w:rsidRDefault="00F67584" w:rsidP="00F67584">
      <w:pPr>
        <w:pStyle w:val="Heading3"/>
      </w:pPr>
      <w:bookmarkStart w:id="51" w:name="_Toc216121497"/>
      <w:bookmarkStart w:id="52" w:name="_Toc216173936"/>
      <w:r w:rsidRPr="00F67584">
        <w:t>Health &amp; Compliance Implications</w:t>
      </w:r>
      <w:r>
        <w:t>:</w:t>
      </w:r>
      <w:bookmarkEnd w:id="51"/>
      <w:bookmarkEnd w:id="52"/>
    </w:p>
    <w:p w14:paraId="7DA5BB87" w14:textId="77777777" w:rsidR="005A1463" w:rsidRPr="005A1463" w:rsidRDefault="005A1463" w:rsidP="005A1463"/>
    <w:p w14:paraId="0DD5D3AF" w14:textId="77777777" w:rsidR="00E365A5" w:rsidRPr="00E365A5" w:rsidRDefault="00E365A5" w:rsidP="00E365A5">
      <w:r w:rsidRPr="00E365A5">
        <w:t>Levels of PM₂.₅ and NO₂ are consistently high at traffic-heavy areas like Customs Street and Khyber Pass, as reported by the Ministry for the Environment and NIWA. Increases in fine particulate matter are associated with heightened risks of asthma, cardiovascular diseases, and mortality. Although health data is unavailable, the frequency of exceedances suggests a significant public health risk in Auckland, indicating potential challenges in meeting NES-AQ compliance. Targeted reduction strategies during peak risk times are necessary.</w:t>
      </w:r>
    </w:p>
    <w:p w14:paraId="2A85D271" w14:textId="77777777" w:rsidR="00C80A89" w:rsidRDefault="00C80A89" w:rsidP="005A1463"/>
    <w:p w14:paraId="540F2D1F" w14:textId="41636B3A" w:rsidR="00C80A89" w:rsidRDefault="00C80A89" w:rsidP="00C80A89">
      <w:pPr>
        <w:pStyle w:val="Heading3"/>
      </w:pPr>
      <w:bookmarkStart w:id="53" w:name="_Toc216121498"/>
      <w:bookmarkStart w:id="54" w:name="_Toc216173937"/>
      <w:r w:rsidRPr="00C80A89">
        <w:t>Policy &amp; External Factors</w:t>
      </w:r>
      <w:r>
        <w:t>:</w:t>
      </w:r>
      <w:bookmarkEnd w:id="53"/>
      <w:bookmarkEnd w:id="54"/>
    </w:p>
    <w:p w14:paraId="4C7FAE06" w14:textId="723AFEAE" w:rsidR="00C80A89" w:rsidRDefault="00C80A89" w:rsidP="00C80A89"/>
    <w:p w14:paraId="12545D89" w14:textId="77777777" w:rsidR="003204E3" w:rsidRPr="003204E3" w:rsidRDefault="003204E3" w:rsidP="003204E3">
      <w:r w:rsidRPr="003204E3">
        <w:t>There is a correlation between multiple output peaks and factors indicating that new policies and improved infrastructure significantly enhanced air quality. A high NO2 reading during construction related to the City Rail Link was attributed to increased congestion and emissions, according to NIWA. Although explicit models are not available in the dashboard to show how each policy impacts air quality, Auckland Council can utilize the correlations from transport interventions, construction, and seasonal conditions to assess the effectiveness of current and future strategies aimed at reducing pollution.</w:t>
      </w:r>
    </w:p>
    <w:p w14:paraId="3FDC211C" w14:textId="4AD3CF6C" w:rsidR="00DB7A04" w:rsidRDefault="003204E3" w:rsidP="007B1DA8">
      <w:pPr>
        <w:rPr>
          <w:highlight w:val="yellow"/>
        </w:rPr>
      </w:pPr>
      <w:r>
        <w:rPr>
          <w:highlight w:val="yellow"/>
        </w:rPr>
        <w:lastRenderedPageBreak/>
        <w:t xml:space="preserve"> </w:t>
      </w:r>
    </w:p>
    <w:p w14:paraId="482E4208" w14:textId="74875CAF" w:rsidR="00DB7A04" w:rsidRPr="00DB7A04" w:rsidRDefault="00CA3FB6" w:rsidP="00DB7A04">
      <w:pPr>
        <w:pStyle w:val="Heading2"/>
      </w:pPr>
      <w:bookmarkStart w:id="55" w:name="_Toc216121499"/>
      <w:bookmarkStart w:id="56" w:name="_Toc216173938"/>
      <w:r>
        <w:t>I</w:t>
      </w:r>
      <w:r w:rsidRPr="00CA3FB6">
        <w:t xml:space="preserve">ndustry </w:t>
      </w:r>
      <w:r>
        <w:t>I</w:t>
      </w:r>
      <w:r w:rsidRPr="00CA3FB6">
        <w:t>mpac</w:t>
      </w:r>
      <w:r>
        <w:t>t</w:t>
      </w:r>
      <w:r w:rsidR="00DB7A04" w:rsidRPr="00DB7A04">
        <w:t>:</w:t>
      </w:r>
      <w:bookmarkEnd w:id="55"/>
      <w:bookmarkEnd w:id="56"/>
    </w:p>
    <w:p w14:paraId="302702F7" w14:textId="77777777" w:rsidR="00865015" w:rsidRDefault="00865015" w:rsidP="00865015">
      <w:pPr>
        <w:rPr>
          <w:highlight w:val="yellow"/>
        </w:rPr>
      </w:pPr>
    </w:p>
    <w:p w14:paraId="4D5EECA8" w14:textId="77777777" w:rsidR="003D2804" w:rsidRPr="003D2804" w:rsidRDefault="003D2804" w:rsidP="003D2804">
      <w:r w:rsidRPr="003D2804">
        <w:t xml:space="preserve">The Project enhances Auckland Council's ability to manage PM₂.₅ and NO₂ exceedances by transforming monitoring from a descriptive function to an early warning system. It identifies when and where exceedances happen, their possible causes, and forecasts future occurrences, allowing for proactive management. The project will convert technical data into actionable intelligence for interventions during peak exceedance times. A </w:t>
      </w:r>
      <w:proofErr w:type="spellStart"/>
      <w:r w:rsidRPr="003D2804">
        <w:t>Streamlit</w:t>
      </w:r>
      <w:proofErr w:type="spellEnd"/>
      <w:r w:rsidRPr="003D2804">
        <w:t xml:space="preserve"> prototype will enable non-technical staff to access this intelligence, while a Hybrid Model will illustrate how various factors impact air quality management. This framework will support data-driven decision-making for regulatory compliance, risk forecasting, and strategic environmental planning.</w:t>
      </w:r>
    </w:p>
    <w:p w14:paraId="4D01A1C8" w14:textId="77777777" w:rsidR="00F00E83" w:rsidRDefault="00F00E83" w:rsidP="00865015">
      <w:pPr>
        <w:rPr>
          <w:highlight w:val="yellow"/>
        </w:rPr>
      </w:pPr>
    </w:p>
    <w:p w14:paraId="713A8812" w14:textId="671A9858" w:rsidR="00865015" w:rsidRDefault="00653A07" w:rsidP="001C4A56">
      <w:pPr>
        <w:pStyle w:val="Heading1"/>
      </w:pPr>
      <w:bookmarkStart w:id="57" w:name="_Toc216121500"/>
      <w:bookmarkStart w:id="58" w:name="_Toc216173939"/>
      <w:r>
        <w:t>FUTURE DIRECTION</w:t>
      </w:r>
      <w:r w:rsidR="00865015" w:rsidRPr="00B12FF8">
        <w:t>S</w:t>
      </w:r>
      <w:r w:rsidR="00865015">
        <w:t>:</w:t>
      </w:r>
      <w:bookmarkEnd w:id="57"/>
      <w:bookmarkEnd w:id="58"/>
    </w:p>
    <w:p w14:paraId="771BFB8A" w14:textId="77777777" w:rsidR="00FB18DC" w:rsidRPr="00FB18DC" w:rsidRDefault="00FB18DC" w:rsidP="00FB18DC"/>
    <w:p w14:paraId="314CA9B4" w14:textId="0C8E1090" w:rsidR="003D356D" w:rsidRPr="003D356D" w:rsidRDefault="00FB18DC" w:rsidP="00FB18DC">
      <w:pPr>
        <w:pStyle w:val="ListParagraph"/>
        <w:numPr>
          <w:ilvl w:val="0"/>
          <w:numId w:val="35"/>
        </w:numPr>
      </w:pPr>
      <w:r w:rsidRPr="00FB18DC">
        <w:t>Operational Deployment of the Pipeline</w:t>
      </w:r>
    </w:p>
    <w:p w14:paraId="6517233F" w14:textId="24F78BBB" w:rsidR="003D356D" w:rsidRPr="003D356D" w:rsidRDefault="003D356D" w:rsidP="003D356D">
      <w:r w:rsidRPr="003D356D">
        <w:t xml:space="preserve">The </w:t>
      </w:r>
      <w:proofErr w:type="spellStart"/>
      <w:r w:rsidRPr="003D356D">
        <w:t>Streamlit</w:t>
      </w:r>
      <w:proofErr w:type="spellEnd"/>
      <w:r w:rsidRPr="003D356D">
        <w:t xml:space="preserve"> app will also help Auckland Council by providing a deployable product within their own production environments such as Azure, AWS, or Council's own analytic servers. The application can ingest new monitoring data automatically every week, and perform automated </w:t>
      </w:r>
      <w:r w:rsidR="00FB18DC" w:rsidRPr="003D356D">
        <w:t>retraining</w:t>
      </w:r>
      <w:r w:rsidRPr="003D356D">
        <w:t xml:space="preserve"> based on a schedule to provide an evolving model without need for ongoing supervision - thereby meeting the requirements outlined in Q6 for predictive capabilities.</w:t>
      </w:r>
    </w:p>
    <w:p w14:paraId="03A62B4F" w14:textId="77777777" w:rsidR="00FB18DC" w:rsidRPr="003D356D" w:rsidRDefault="00FB18DC" w:rsidP="003D356D"/>
    <w:p w14:paraId="00555D9F" w14:textId="77777777" w:rsidR="002B6700" w:rsidRDefault="008F182C">
      <w:pPr>
        <w:pStyle w:val="ListParagraph"/>
        <w:numPr>
          <w:ilvl w:val="0"/>
          <w:numId w:val="35"/>
        </w:numPr>
      </w:pPr>
      <w:r w:rsidRPr="008F182C">
        <w:t>Targeted Mitigation Strategies</w:t>
      </w:r>
    </w:p>
    <w:p w14:paraId="579470D0" w14:textId="3ECAACD6" w:rsidR="003D356D" w:rsidRPr="003D356D" w:rsidRDefault="003D356D" w:rsidP="002B6700">
      <w:pPr>
        <w:ind w:left="48"/>
      </w:pPr>
      <w:r w:rsidRPr="003D356D">
        <w:t>The results from the forecasts can be applied directly to operations. Examples include:</w:t>
      </w:r>
    </w:p>
    <w:p w14:paraId="74B8B3FA" w14:textId="77777777" w:rsidR="003D356D" w:rsidRPr="003D356D" w:rsidRDefault="003D356D" w:rsidP="003D356D">
      <w:r w:rsidRPr="003D356D">
        <w:t>• Proactive traffic control measures before forecasted NO₂ peaks to mitigate congestion (Q3&amp; Q4).</w:t>
      </w:r>
    </w:p>
    <w:p w14:paraId="6CDD648B" w14:textId="77777777" w:rsidR="003D356D" w:rsidRPr="003D356D" w:rsidRDefault="003D356D" w:rsidP="003D356D">
      <w:r w:rsidRPr="003D356D">
        <w:t>• Public health advisories prior to forecasted periods when levels are expected to exceed PM₂.₅ thresholds (Q5).</w:t>
      </w:r>
    </w:p>
    <w:p w14:paraId="046729E7" w14:textId="77777777" w:rsidR="003D356D" w:rsidRPr="003D356D" w:rsidRDefault="003D356D" w:rsidP="003D356D">
      <w:r w:rsidRPr="003D356D">
        <w:t>In addition to using the results from the model to determine if there is a problem and where it exists, these actions will complete the loop of notification and response.</w:t>
      </w:r>
    </w:p>
    <w:p w14:paraId="56B89444" w14:textId="77777777" w:rsidR="00FB18DC" w:rsidRPr="003D356D" w:rsidRDefault="00FB18DC" w:rsidP="003D356D"/>
    <w:p w14:paraId="7DF2D8B3" w14:textId="172F2192" w:rsidR="00691EDE" w:rsidRPr="003D356D" w:rsidRDefault="008E6D97" w:rsidP="008E6D97">
      <w:pPr>
        <w:pStyle w:val="ListParagraph"/>
        <w:numPr>
          <w:ilvl w:val="0"/>
          <w:numId w:val="35"/>
        </w:numPr>
      </w:pPr>
      <w:r w:rsidRPr="008E6D97">
        <w:t>Model Enhancements</w:t>
      </w:r>
    </w:p>
    <w:p w14:paraId="34D6268A" w14:textId="77777777" w:rsidR="003D356D" w:rsidRPr="003D356D" w:rsidRDefault="003D356D" w:rsidP="003D356D">
      <w:r w:rsidRPr="003D356D">
        <w:t>There are several ways that future research can improve the science behind the models to make them more accurate and reliable. These include:</w:t>
      </w:r>
    </w:p>
    <w:p w14:paraId="16914C3C" w14:textId="0C6E84A8" w:rsidR="003D356D" w:rsidRPr="003D356D" w:rsidRDefault="003D356D" w:rsidP="003D356D">
      <w:r w:rsidRPr="003D356D">
        <w:lastRenderedPageBreak/>
        <w:t>• Creating probabilistic forecasts so that you can know not only what the level of pollution is likely to be but also the confidence interval (i.e., what the uncertainty is); e.g., Quantile Regression Forests, Bayesian Long Short</w:t>
      </w:r>
      <w:r w:rsidR="008E6D97" w:rsidRPr="003D356D">
        <w:t>-</w:t>
      </w:r>
      <w:r w:rsidRPr="003D356D">
        <w:t>Term Memory (LSTM)</w:t>
      </w:r>
    </w:p>
    <w:p w14:paraId="5F2653F1" w14:textId="77777777" w:rsidR="003D356D" w:rsidRPr="003D356D" w:rsidRDefault="003D356D" w:rsidP="003D356D">
      <w:r w:rsidRPr="003D356D">
        <w:t>• Using transfer learning which will enable a model that has been developed to handle good sites to improve the reliability of a model for sites that have little data available.</w:t>
      </w:r>
    </w:p>
    <w:p w14:paraId="5C6F1C97" w14:textId="6DEEEA4D" w:rsidR="003D356D" w:rsidRPr="003D356D" w:rsidRDefault="003D356D" w:rsidP="003D356D">
      <w:r w:rsidRPr="003D356D">
        <w:t>• Developing feature attribution methods to understand how much each of the meteorological factors contributes to exceedances</w:t>
      </w:r>
      <w:r w:rsidR="008E6D97" w:rsidRPr="003D356D">
        <w:t>,</w:t>
      </w:r>
      <w:r w:rsidRPr="003D356D">
        <w:t xml:space="preserve"> i.e., What is the relative contribution of wind direction, temperature, etc., to exceedances? (Q4)</w:t>
      </w:r>
    </w:p>
    <w:p w14:paraId="2DA8B71B" w14:textId="346D42EB" w:rsidR="003D356D" w:rsidRPr="003D356D" w:rsidRDefault="003D356D" w:rsidP="003D356D">
      <w:r w:rsidRPr="003D356D">
        <w:t xml:space="preserve">• Developing </w:t>
      </w:r>
      <w:r w:rsidR="00592E22" w:rsidRPr="003D356D">
        <w:t>spatial</w:t>
      </w:r>
      <w:r w:rsidRPr="003D356D">
        <w:t xml:space="preserve">-temporal models that link </w:t>
      </w:r>
      <w:r w:rsidR="00592E22" w:rsidRPr="003D356D">
        <w:t>neighbouring</w:t>
      </w:r>
      <w:r w:rsidRPr="003D356D">
        <w:t xml:space="preserve"> sites together to model the movement of pollutants across space and time.</w:t>
      </w:r>
    </w:p>
    <w:p w14:paraId="12E12B73" w14:textId="77777777" w:rsidR="00592E22" w:rsidRPr="003D356D" w:rsidRDefault="00592E22" w:rsidP="003D356D"/>
    <w:p w14:paraId="3C855004" w14:textId="48BFE652" w:rsidR="003D356D" w:rsidRPr="003D356D" w:rsidRDefault="003D356D" w:rsidP="003D356D">
      <w:r w:rsidRPr="003D356D">
        <w:t>4. Sensor Network</w:t>
      </w:r>
      <w:r w:rsidR="00592E22" w:rsidRPr="00592E22">
        <w:t xml:space="preserve"> Expansion</w:t>
      </w:r>
      <w:r w:rsidR="00592E22">
        <w:t xml:space="preserve"> </w:t>
      </w:r>
    </w:p>
    <w:p w14:paraId="615B6EAF" w14:textId="77777777" w:rsidR="003D356D" w:rsidRDefault="003D356D" w:rsidP="003D356D">
      <w:r w:rsidRPr="003D356D">
        <w:t>By adding additional low-cost sensors in locations known to experience high levels of exceedance (Customs St, Khyber Pass), the amount of data collected and therefore the accuracy of the forecasts will increase. This will address Q1-Q3 by increasing both the frequency and quality of data being collected at higher spatial and temporal resolutions.</w:t>
      </w:r>
    </w:p>
    <w:p w14:paraId="562E4856" w14:textId="77777777" w:rsidR="00317203" w:rsidRDefault="00317203" w:rsidP="003D356D"/>
    <w:p w14:paraId="76CCB7D6" w14:textId="77777777" w:rsidR="00317203" w:rsidRDefault="00317203" w:rsidP="00317203">
      <w:pPr>
        <w:pStyle w:val="Heading1"/>
      </w:pPr>
      <w:bookmarkStart w:id="59" w:name="_Toc216121502"/>
      <w:bookmarkStart w:id="60" w:name="_Toc216173941"/>
      <w:proofErr w:type="spellStart"/>
      <w:r>
        <w:t>Github</w:t>
      </w:r>
      <w:proofErr w:type="spellEnd"/>
      <w:r>
        <w:t>:</w:t>
      </w:r>
      <w:bookmarkEnd w:id="59"/>
      <w:bookmarkEnd w:id="60"/>
      <w:r>
        <w:t xml:space="preserve"> </w:t>
      </w:r>
    </w:p>
    <w:p w14:paraId="26B58EBF" w14:textId="77777777" w:rsidR="00317203" w:rsidRDefault="00317203" w:rsidP="00317203">
      <w:hyperlink r:id="rId29" w:history="1">
        <w:r w:rsidRPr="00EE4CE2">
          <w:rPr>
            <w:rStyle w:val="Hyperlink"/>
          </w:rPr>
          <w:t>https://github.com/bbim713-capstone-group/auckland-air-quality-capstone</w:t>
        </w:r>
      </w:hyperlink>
      <w:r>
        <w:t xml:space="preserve"> </w:t>
      </w:r>
    </w:p>
    <w:p w14:paraId="540FA228" w14:textId="77777777" w:rsidR="00317203" w:rsidRPr="003D356D" w:rsidRDefault="00317203" w:rsidP="003D356D"/>
    <w:p w14:paraId="0D8BD981" w14:textId="77777777" w:rsidR="00537F31" w:rsidRDefault="00537F31" w:rsidP="005D0FEC"/>
    <w:bookmarkStart w:id="61" w:name="_Toc216173940" w:displacedByCustomXml="next"/>
    <w:bookmarkStart w:id="62" w:name="_Toc216121501" w:displacedByCustomXml="next"/>
    <w:sdt>
      <w:sdtPr>
        <w:rPr>
          <w:rFonts w:asciiTheme="minorHAnsi" w:eastAsiaTheme="minorEastAsia" w:hAnsiTheme="minorHAnsi" w:cstheme="minorBidi"/>
          <w:color w:val="auto"/>
          <w:sz w:val="24"/>
          <w:szCs w:val="24"/>
        </w:rPr>
        <w:id w:val="-453172945"/>
        <w:docPartObj>
          <w:docPartGallery w:val="Bibliographies"/>
          <w:docPartUnique/>
        </w:docPartObj>
      </w:sdtPr>
      <w:sdtContent>
        <w:p w14:paraId="1BB81F6B" w14:textId="128F4CD4" w:rsidR="00544D7E" w:rsidRDefault="00544D7E">
          <w:pPr>
            <w:pStyle w:val="Heading1"/>
          </w:pPr>
          <w:r>
            <w:t>References:</w:t>
          </w:r>
          <w:bookmarkEnd w:id="62"/>
          <w:bookmarkEnd w:id="61"/>
        </w:p>
        <w:p w14:paraId="36392716" w14:textId="77777777" w:rsidR="009D5BF3" w:rsidRPr="009D5BF3" w:rsidRDefault="009D5BF3" w:rsidP="009D5BF3"/>
        <w:sdt>
          <w:sdtPr>
            <w:id w:val="-573587230"/>
            <w:bibliography/>
          </w:sdtPr>
          <w:sdtContent>
            <w:p w14:paraId="6B0D384E" w14:textId="77777777" w:rsidR="00544D7E" w:rsidRDefault="00544D7E" w:rsidP="00544D7E">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Boamponsem, L. (2024). </w:t>
              </w:r>
              <w:r>
                <w:rPr>
                  <w:i/>
                  <w:iCs/>
                  <w:noProof/>
                </w:rPr>
                <w:t>Auckland air quality – 2023 annual data report</w:t>
              </w:r>
              <w:r>
                <w:rPr>
                  <w:noProof/>
                </w:rPr>
                <w:t>. Retrieved from knowledgeauckland: https://www.knowledgeauckland.org.nz/publications/auckland-air-quality-2023-annual-data-report/</w:t>
              </w:r>
            </w:p>
            <w:p w14:paraId="753606F6" w14:textId="77777777" w:rsidR="00544D7E" w:rsidRDefault="00544D7E" w:rsidP="00544D7E">
              <w:pPr>
                <w:pStyle w:val="Bibliography"/>
                <w:ind w:left="720" w:hanging="720"/>
                <w:rPr>
                  <w:noProof/>
                </w:rPr>
              </w:pPr>
              <w:r>
                <w:rPr>
                  <w:noProof/>
                </w:rPr>
                <w:t xml:space="preserve">Chunrong Jia, X. F. (2023). </w:t>
              </w:r>
              <w:r>
                <w:rPr>
                  <w:i/>
                  <w:iCs/>
                  <w:noProof/>
                </w:rPr>
                <w:t>Comparison of generic Tenax and specialized PAH tubes for monitoring polycyclic aromatic hydrocarbons in the ambient air</w:t>
              </w:r>
              <w:r>
                <w:rPr>
                  <w:noProof/>
                </w:rPr>
                <w:t>. Retrieved from ScienceDirect: https://www.sciencedirect.com/science/article/abs/pii/S1309104223001344?via%3Dihub</w:t>
              </w:r>
            </w:p>
            <w:p w14:paraId="34B60AAC" w14:textId="77777777" w:rsidR="00544D7E" w:rsidRDefault="00544D7E" w:rsidP="00544D7E">
              <w:pPr>
                <w:pStyle w:val="Bibliography"/>
                <w:ind w:left="720" w:hanging="720"/>
                <w:rPr>
                  <w:noProof/>
                </w:rPr>
              </w:pPr>
              <w:r>
                <w:rPr>
                  <w:noProof/>
                </w:rPr>
                <w:t xml:space="preserve">CSM. (2025, March 27). </w:t>
              </w:r>
              <w:r>
                <w:rPr>
                  <w:i/>
                  <w:iCs/>
                  <w:noProof/>
                </w:rPr>
                <w:t>The Rise of Data-Driven Governance: How State Dashboards Lead the Way</w:t>
              </w:r>
              <w:r>
                <w:rPr>
                  <w:noProof/>
                </w:rPr>
                <w:t>. Retrieved from CSM: https://www.csm.tech/blog-details/the-rise-of-data-driven-governance-how-state-dashboards-lead-the-way</w:t>
              </w:r>
            </w:p>
            <w:p w14:paraId="46C43356" w14:textId="77777777" w:rsidR="00544D7E" w:rsidRDefault="00544D7E" w:rsidP="00544D7E">
              <w:pPr>
                <w:pStyle w:val="Bibliography"/>
                <w:ind w:left="720" w:hanging="720"/>
                <w:rPr>
                  <w:noProof/>
                </w:rPr>
              </w:pPr>
              <w:r>
                <w:rPr>
                  <w:noProof/>
                </w:rPr>
                <w:t xml:space="preserve">Jiaming Zhu, P. W. (2018, September). </w:t>
              </w:r>
              <w:r>
                <w:rPr>
                  <w:i/>
                  <w:iCs/>
                  <w:noProof/>
                </w:rPr>
                <w:t>A Hybrid Forecasting Approach to Air Quality Time Series Based on Endpoint Condition and Combined Forecasting Model</w:t>
              </w:r>
              <w:r>
                <w:rPr>
                  <w:noProof/>
                </w:rPr>
                <w:t xml:space="preserve">. Retrieved from </w:t>
              </w:r>
              <w:r>
                <w:rPr>
                  <w:noProof/>
                </w:rPr>
                <w:lastRenderedPageBreak/>
                <w:t>ResearchGate: https://www.researchgate.net/publication/327478457_A_Hybrid_Forecasting_Approach_to_Air_Quality_Time_Series_Based_on_Endpoint_Condition_and_Combined_Forecasting_Model</w:t>
              </w:r>
            </w:p>
            <w:p w14:paraId="6FF255B0" w14:textId="77777777" w:rsidR="00544D7E" w:rsidRDefault="00544D7E" w:rsidP="00544D7E">
              <w:pPr>
                <w:pStyle w:val="Bibliography"/>
                <w:ind w:left="720" w:hanging="720"/>
                <w:rPr>
                  <w:noProof/>
                </w:rPr>
              </w:pPr>
              <w:r>
                <w:rPr>
                  <w:noProof/>
                </w:rPr>
                <w:t xml:space="preserve">M.A. Mujtaba a, M. A. (2024). </w:t>
              </w:r>
              <w:r>
                <w:rPr>
                  <w:i/>
                  <w:iCs/>
                  <w:noProof/>
                </w:rPr>
                <w:t>Using machine learning for air quality prediction and sustainable urban planning</w:t>
              </w:r>
              <w:r>
                <w:rPr>
                  <w:noProof/>
                </w:rPr>
                <w:t>. Retrieved from ScienceDirect: https://www.sciencedirect.com/science/article/pii/S2666188825005453?via%3Dihub</w:t>
              </w:r>
            </w:p>
            <w:p w14:paraId="3ECE2CE9" w14:textId="77777777" w:rsidR="00544D7E" w:rsidRDefault="00544D7E" w:rsidP="00544D7E">
              <w:pPr>
                <w:pStyle w:val="Bibliography"/>
                <w:ind w:left="720" w:hanging="720"/>
                <w:rPr>
                  <w:noProof/>
                </w:rPr>
              </w:pPr>
              <w:r>
                <w:rPr>
                  <w:noProof/>
                </w:rPr>
                <w:t xml:space="preserve">MFE. (2024, October 9). </w:t>
              </w:r>
              <w:r>
                <w:rPr>
                  <w:i/>
                  <w:iCs/>
                  <w:noProof/>
                </w:rPr>
                <w:t>Our air 2024</w:t>
              </w:r>
              <w:r>
                <w:rPr>
                  <w:noProof/>
                </w:rPr>
                <w:t xml:space="preserve">. Retrieved from Ministry for the Environment: https://environment.govt.nz/publications/our-air-2024/ </w:t>
              </w:r>
            </w:p>
            <w:p w14:paraId="069DB6BF" w14:textId="77777777" w:rsidR="00544D7E" w:rsidRDefault="00544D7E" w:rsidP="00544D7E">
              <w:pPr>
                <w:pStyle w:val="Bibliography"/>
                <w:ind w:left="720" w:hanging="720"/>
                <w:rPr>
                  <w:noProof/>
                </w:rPr>
              </w:pPr>
              <w:r>
                <w:rPr>
                  <w:noProof/>
                </w:rPr>
                <w:t xml:space="preserve">Sarah J. Hanna, J.-W. X. (2018). </w:t>
              </w:r>
              <w:r>
                <w:rPr>
                  <w:i/>
                  <w:iCs/>
                  <w:noProof/>
                </w:rPr>
                <w:t>Refractory black carbon at the Whistler Peak High Elevation Research Site – Measurements and simulations</w:t>
              </w:r>
              <w:r>
                <w:rPr>
                  <w:noProof/>
                </w:rPr>
                <w:t>. Retrieved from ScienceDirect: https://www.sciencedirect.com/science/article/abs/pii/S1352231018301262?via%3Dihub</w:t>
              </w:r>
            </w:p>
            <w:p w14:paraId="6B787787" w14:textId="77777777" w:rsidR="00544D7E" w:rsidRDefault="00544D7E" w:rsidP="00544D7E">
              <w:pPr>
                <w:pStyle w:val="Bibliography"/>
                <w:ind w:left="720" w:hanging="720"/>
                <w:rPr>
                  <w:noProof/>
                </w:rPr>
              </w:pPr>
              <w:r>
                <w:rPr>
                  <w:noProof/>
                </w:rPr>
                <w:t xml:space="preserve">WHO. (2024, October 24). </w:t>
              </w:r>
              <w:r>
                <w:rPr>
                  <w:i/>
                  <w:iCs/>
                  <w:noProof/>
                </w:rPr>
                <w:t>Ambient (outdoor) air pollution</w:t>
              </w:r>
              <w:r>
                <w:rPr>
                  <w:noProof/>
                </w:rPr>
                <w:t>. Retrieved from Wolrd Health Organization: https://www.who.int/news-room/fact-sheets/detail/ambient-(outdoor)-air-quality-and-health</w:t>
              </w:r>
            </w:p>
            <w:p w14:paraId="078E7473" w14:textId="77777777" w:rsidR="00544D7E" w:rsidRDefault="00544D7E" w:rsidP="00544D7E">
              <w:pPr>
                <w:pStyle w:val="Bibliography"/>
                <w:ind w:left="720" w:hanging="720"/>
                <w:rPr>
                  <w:noProof/>
                </w:rPr>
              </w:pPr>
              <w:r>
                <w:rPr>
                  <w:noProof/>
                </w:rPr>
                <w:t xml:space="preserve">Xiaoli Su, Q. L. (2022). </w:t>
              </w:r>
              <w:r>
                <w:rPr>
                  <w:i/>
                  <w:iCs/>
                  <w:noProof/>
                </w:rPr>
                <w:t>A new GPU-accelerated coupled discrete element and depth-averaged model for simulation of flow-like landslides</w:t>
              </w:r>
              <w:r>
                <w:rPr>
                  <w:noProof/>
                </w:rPr>
                <w:t>. Retrieved from ScienceDirect: https://www.sciencedirect.com/science/article/pii/S1364815222001189?via%3Dihub</w:t>
              </w:r>
            </w:p>
            <w:p w14:paraId="2B8804A7" w14:textId="00788743" w:rsidR="001C4A56" w:rsidRDefault="00544D7E" w:rsidP="00B12FF8">
              <w:r>
                <w:rPr>
                  <w:b/>
                  <w:bCs/>
                  <w:noProof/>
                </w:rPr>
                <w:fldChar w:fldCharType="end"/>
              </w:r>
            </w:p>
          </w:sdtContent>
        </w:sdt>
      </w:sdtContent>
    </w:sdt>
    <w:p w14:paraId="3DA58311" w14:textId="77777777" w:rsidR="0040148A" w:rsidRDefault="0040148A" w:rsidP="00CC670C">
      <w:pPr>
        <w:rPr>
          <w:color w:val="156082" w:themeColor="accent1"/>
          <w:sz w:val="32"/>
          <w:szCs w:val="32"/>
        </w:rPr>
      </w:pPr>
    </w:p>
    <w:p w14:paraId="0FC1C520" w14:textId="77777777" w:rsidR="0040148A" w:rsidRDefault="0040148A" w:rsidP="00CC670C">
      <w:pPr>
        <w:rPr>
          <w:color w:val="156082" w:themeColor="accent1"/>
          <w:sz w:val="32"/>
          <w:szCs w:val="32"/>
        </w:rPr>
      </w:pPr>
    </w:p>
    <w:p w14:paraId="6D0C3B32" w14:textId="294D272E" w:rsidR="00171EA1" w:rsidRPr="004846D9" w:rsidRDefault="00171EA1" w:rsidP="00CC670C">
      <w:pPr>
        <w:rPr>
          <w:color w:val="156082" w:themeColor="accent1"/>
          <w:sz w:val="32"/>
          <w:szCs w:val="32"/>
        </w:rPr>
      </w:pPr>
      <w:r w:rsidRPr="004846D9">
        <w:rPr>
          <w:color w:val="156082" w:themeColor="accent1"/>
          <w:sz w:val="32"/>
          <w:szCs w:val="32"/>
        </w:rPr>
        <w:t>Appendix</w:t>
      </w:r>
      <w:r w:rsidRPr="004846D9">
        <w:rPr>
          <w:color w:val="156082" w:themeColor="accent1"/>
          <w:spacing w:val="-13"/>
          <w:sz w:val="32"/>
          <w:szCs w:val="32"/>
        </w:rPr>
        <w:t xml:space="preserve"> </w:t>
      </w:r>
      <w:r w:rsidRPr="004846D9">
        <w:rPr>
          <w:color w:val="156082" w:themeColor="accent1"/>
          <w:sz w:val="32"/>
          <w:szCs w:val="32"/>
        </w:rPr>
        <w:t>4:</w:t>
      </w:r>
      <w:r w:rsidRPr="004846D9">
        <w:rPr>
          <w:color w:val="156082" w:themeColor="accent1"/>
          <w:spacing w:val="-11"/>
          <w:sz w:val="32"/>
          <w:szCs w:val="32"/>
        </w:rPr>
        <w:t xml:space="preserve"> </w:t>
      </w:r>
      <w:r w:rsidRPr="004846D9">
        <w:rPr>
          <w:color w:val="156082" w:themeColor="accent1"/>
          <w:sz w:val="32"/>
          <w:szCs w:val="32"/>
        </w:rPr>
        <w:t>Checkpoint</w:t>
      </w:r>
      <w:r w:rsidRPr="004846D9">
        <w:rPr>
          <w:color w:val="156082" w:themeColor="accent1"/>
          <w:spacing w:val="-12"/>
          <w:sz w:val="32"/>
          <w:szCs w:val="32"/>
        </w:rPr>
        <w:t xml:space="preserve"> </w:t>
      </w:r>
      <w:r w:rsidRPr="004846D9">
        <w:rPr>
          <w:color w:val="156082" w:themeColor="accent1"/>
          <w:sz w:val="32"/>
          <w:szCs w:val="32"/>
        </w:rPr>
        <w:t>Checklist</w:t>
      </w:r>
      <w:r w:rsidRPr="004846D9">
        <w:rPr>
          <w:color w:val="156082" w:themeColor="accent1"/>
          <w:spacing w:val="-12"/>
          <w:sz w:val="32"/>
          <w:szCs w:val="32"/>
        </w:rPr>
        <w:t xml:space="preserve"> </w:t>
      </w:r>
      <w:r w:rsidRPr="004846D9">
        <w:rPr>
          <w:color w:val="156082" w:themeColor="accent1"/>
          <w:spacing w:val="-10"/>
          <w:sz w:val="32"/>
          <w:szCs w:val="32"/>
        </w:rPr>
        <w:t>#</w:t>
      </w:r>
    </w:p>
    <w:p w14:paraId="0947E9B3" w14:textId="77777777" w:rsidR="00171EA1" w:rsidRDefault="00171EA1" w:rsidP="00CC670C">
      <w:r>
        <w:rPr>
          <w:spacing w:val="-2"/>
        </w:rPr>
        <w:t>Purpose</w:t>
      </w:r>
    </w:p>
    <w:p w14:paraId="26DD274F" w14:textId="0A5236A8" w:rsidR="00171EA1" w:rsidRDefault="00171EA1" w:rsidP="00171EA1">
      <w:pPr>
        <w:pStyle w:val="BodyText"/>
        <w:spacing w:before="180"/>
        <w:ind w:left="448" w:right="724"/>
        <w:jc w:val="both"/>
      </w:pPr>
      <w:r>
        <w:t>This</w:t>
      </w:r>
      <w:r>
        <w:rPr>
          <w:spacing w:val="-2"/>
        </w:rPr>
        <w:t xml:space="preserve"> </w:t>
      </w:r>
      <w:r>
        <w:t>checklist</w:t>
      </w:r>
      <w:r>
        <w:rPr>
          <w:spacing w:val="-3"/>
        </w:rPr>
        <w:t xml:space="preserve"> </w:t>
      </w:r>
      <w:r>
        <w:t>ensures</w:t>
      </w:r>
      <w:r>
        <w:rPr>
          <w:spacing w:val="-4"/>
        </w:rPr>
        <w:t xml:space="preserve"> </w:t>
      </w:r>
      <w:r>
        <w:t>that</w:t>
      </w:r>
      <w:r>
        <w:rPr>
          <w:spacing w:val="-3"/>
        </w:rPr>
        <w:t xml:space="preserve"> </w:t>
      </w:r>
      <w:r>
        <w:t>a</w:t>
      </w:r>
      <w:r>
        <w:rPr>
          <w:spacing w:val="-2"/>
        </w:rPr>
        <w:t xml:space="preserve"> </w:t>
      </w:r>
      <w:r>
        <w:t>selected</w:t>
      </w:r>
      <w:r>
        <w:rPr>
          <w:spacing w:val="-3"/>
        </w:rPr>
        <w:t xml:space="preserve"> </w:t>
      </w:r>
      <w:r>
        <w:t>Capstone</w:t>
      </w:r>
      <w:r>
        <w:rPr>
          <w:spacing w:val="-3"/>
        </w:rPr>
        <w:t xml:space="preserve"> </w:t>
      </w:r>
      <w:r>
        <w:t>Project</w:t>
      </w:r>
      <w:r>
        <w:rPr>
          <w:spacing w:val="-2"/>
        </w:rPr>
        <w:t xml:space="preserve"> </w:t>
      </w:r>
      <w:r>
        <w:t>is</w:t>
      </w:r>
      <w:r>
        <w:rPr>
          <w:spacing w:val="-1"/>
        </w:rPr>
        <w:t xml:space="preserve"> </w:t>
      </w:r>
      <w:r>
        <w:t>progressing</w:t>
      </w:r>
      <w:r>
        <w:rPr>
          <w:spacing w:val="-3"/>
        </w:rPr>
        <w:t xml:space="preserve"> </w:t>
      </w:r>
      <w:r>
        <w:t>as</w:t>
      </w:r>
      <w:r>
        <w:rPr>
          <w:spacing w:val="-3"/>
        </w:rPr>
        <w:t xml:space="preserve"> </w:t>
      </w:r>
      <w:r>
        <w:t>intended</w:t>
      </w:r>
      <w:r>
        <w:rPr>
          <w:spacing w:val="-4"/>
        </w:rPr>
        <w:t xml:space="preserve"> </w:t>
      </w:r>
      <w:r>
        <w:t>for</w:t>
      </w:r>
      <w:r>
        <w:rPr>
          <w:spacing w:val="-3"/>
        </w:rPr>
        <w:t xml:space="preserve"> </w:t>
      </w:r>
      <w:r>
        <w:t>the</w:t>
      </w:r>
      <w:r>
        <w:rPr>
          <w:spacing w:val="-2"/>
        </w:rPr>
        <w:t xml:space="preserve"> </w:t>
      </w:r>
      <w:r>
        <w:t>student</w:t>
      </w:r>
      <w:r>
        <w:rPr>
          <w:spacing w:val="-2"/>
        </w:rPr>
        <w:t xml:space="preserve"> </w:t>
      </w:r>
      <w:r>
        <w:t xml:space="preserve">and business </w:t>
      </w:r>
      <w:r w:rsidR="00957B7F">
        <w:t>organization</w:t>
      </w:r>
      <w:r>
        <w:t xml:space="preserve">. The Checklist will be completed by the </w:t>
      </w:r>
      <w:r w:rsidR="00957B7F">
        <w:t>NZSE</w:t>
      </w:r>
      <w:r>
        <w:t xml:space="preserve"> Project Leader in conjunction with the student and the Capstone Project Supervisors.</w:t>
      </w:r>
    </w:p>
    <w:p w14:paraId="0D39CCC8" w14:textId="77777777" w:rsidR="00171EA1" w:rsidRDefault="00171EA1" w:rsidP="00171EA1">
      <w:pPr>
        <w:pStyle w:val="BodyText"/>
        <w:rPr>
          <w:sz w:val="20"/>
        </w:rPr>
      </w:pPr>
    </w:p>
    <w:p w14:paraId="7D71C847" w14:textId="77777777" w:rsidR="00171EA1" w:rsidRDefault="00171EA1" w:rsidP="00171EA1">
      <w:pPr>
        <w:pStyle w:val="BodyText"/>
        <w:spacing w:before="22"/>
        <w:rPr>
          <w:sz w:val="20"/>
        </w:rPr>
      </w:pPr>
    </w:p>
    <w:tbl>
      <w:tblPr>
        <w:tblW w:w="0" w:type="auto"/>
        <w:tblInd w:w="636"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6135"/>
        <w:gridCol w:w="1536"/>
        <w:gridCol w:w="1221"/>
      </w:tblGrid>
      <w:tr w:rsidR="00171EA1" w14:paraId="24400F32" w14:textId="77777777" w:rsidTr="00412F18">
        <w:trPr>
          <w:trHeight w:val="443"/>
        </w:trPr>
        <w:tc>
          <w:tcPr>
            <w:tcW w:w="6135" w:type="dxa"/>
            <w:shd w:val="clear" w:color="auto" w:fill="DEEAF6"/>
          </w:tcPr>
          <w:p w14:paraId="111D51C5" w14:textId="77777777" w:rsidR="00171EA1" w:rsidRDefault="00171EA1" w:rsidP="00412F18">
            <w:pPr>
              <w:pStyle w:val="TableParagraph"/>
              <w:spacing w:before="88"/>
              <w:ind w:left="105"/>
              <w:rPr>
                <w:b/>
              </w:rPr>
            </w:pPr>
            <w:r>
              <w:rPr>
                <w:b/>
                <w:spacing w:val="-2"/>
              </w:rPr>
              <w:t>Criteria</w:t>
            </w:r>
          </w:p>
        </w:tc>
        <w:tc>
          <w:tcPr>
            <w:tcW w:w="1536" w:type="dxa"/>
            <w:shd w:val="clear" w:color="auto" w:fill="DEEAF6"/>
          </w:tcPr>
          <w:p w14:paraId="2CD69D5A" w14:textId="77777777" w:rsidR="00171EA1" w:rsidRDefault="00171EA1" w:rsidP="00412F18">
            <w:pPr>
              <w:pStyle w:val="TableParagraph"/>
              <w:spacing w:before="88"/>
              <w:ind w:left="108"/>
              <w:rPr>
                <w:b/>
              </w:rPr>
            </w:pPr>
            <w:r>
              <w:rPr>
                <w:b/>
                <w:spacing w:val="-2"/>
              </w:rPr>
              <w:t>Yes/No</w:t>
            </w:r>
          </w:p>
        </w:tc>
        <w:tc>
          <w:tcPr>
            <w:tcW w:w="1221" w:type="dxa"/>
            <w:shd w:val="clear" w:color="auto" w:fill="DEEAF6"/>
          </w:tcPr>
          <w:p w14:paraId="405F54AC" w14:textId="77777777" w:rsidR="00171EA1" w:rsidRDefault="00171EA1" w:rsidP="00412F18">
            <w:pPr>
              <w:pStyle w:val="TableParagraph"/>
              <w:spacing w:before="88"/>
              <w:ind w:left="108"/>
              <w:rPr>
                <w:b/>
              </w:rPr>
            </w:pPr>
            <w:r>
              <w:rPr>
                <w:b/>
                <w:spacing w:val="-2"/>
              </w:rPr>
              <w:t>Initials</w:t>
            </w:r>
          </w:p>
        </w:tc>
      </w:tr>
      <w:tr w:rsidR="00171EA1" w14:paraId="36021D67" w14:textId="77777777" w:rsidTr="00412F18">
        <w:trPr>
          <w:trHeight w:val="601"/>
        </w:trPr>
        <w:tc>
          <w:tcPr>
            <w:tcW w:w="6135" w:type="dxa"/>
          </w:tcPr>
          <w:p w14:paraId="4893BA4B" w14:textId="00F1EDB8" w:rsidR="00171EA1" w:rsidRDefault="00171EA1" w:rsidP="00412F18">
            <w:pPr>
              <w:pStyle w:val="TableParagraph"/>
              <w:spacing w:before="1"/>
              <w:ind w:left="105"/>
              <w:rPr>
                <w:sz w:val="20"/>
              </w:rPr>
            </w:pPr>
            <w:r>
              <w:rPr>
                <w:sz w:val="20"/>
              </w:rPr>
              <w:t>Are</w:t>
            </w:r>
            <w:r>
              <w:rPr>
                <w:spacing w:val="-6"/>
                <w:sz w:val="20"/>
              </w:rPr>
              <w:t xml:space="preserve"> </w:t>
            </w:r>
            <w:r>
              <w:rPr>
                <w:sz w:val="20"/>
              </w:rPr>
              <w:t>the</w:t>
            </w:r>
            <w:r>
              <w:rPr>
                <w:spacing w:val="-6"/>
                <w:sz w:val="20"/>
              </w:rPr>
              <w:t xml:space="preserve"> </w:t>
            </w:r>
            <w:r w:rsidR="00957B7F">
              <w:rPr>
                <w:sz w:val="20"/>
              </w:rPr>
              <w:t>students</w:t>
            </w:r>
            <w:r>
              <w:rPr>
                <w:spacing w:val="-5"/>
                <w:sz w:val="20"/>
              </w:rPr>
              <w:t xml:space="preserve"> </w:t>
            </w:r>
            <w:r>
              <w:rPr>
                <w:sz w:val="20"/>
              </w:rPr>
              <w:t>and</w:t>
            </w:r>
            <w:r>
              <w:rPr>
                <w:spacing w:val="-2"/>
                <w:sz w:val="20"/>
              </w:rPr>
              <w:t xml:space="preserve"> </w:t>
            </w:r>
            <w:r>
              <w:rPr>
                <w:sz w:val="20"/>
              </w:rPr>
              <w:t>Capstone</w:t>
            </w:r>
            <w:r>
              <w:rPr>
                <w:spacing w:val="-6"/>
                <w:sz w:val="20"/>
              </w:rPr>
              <w:t xml:space="preserve"> </w:t>
            </w:r>
            <w:r>
              <w:rPr>
                <w:sz w:val="20"/>
              </w:rPr>
              <w:t>Project</w:t>
            </w:r>
            <w:r>
              <w:rPr>
                <w:spacing w:val="-3"/>
                <w:sz w:val="20"/>
              </w:rPr>
              <w:t xml:space="preserve"> </w:t>
            </w:r>
            <w:r>
              <w:rPr>
                <w:sz w:val="20"/>
              </w:rPr>
              <w:t>Supervisors</w:t>
            </w:r>
            <w:r>
              <w:rPr>
                <w:spacing w:val="-3"/>
                <w:sz w:val="20"/>
              </w:rPr>
              <w:t xml:space="preserve"> </w:t>
            </w:r>
            <w:r>
              <w:rPr>
                <w:sz w:val="20"/>
              </w:rPr>
              <w:t>free</w:t>
            </w:r>
            <w:r>
              <w:rPr>
                <w:spacing w:val="-6"/>
                <w:sz w:val="20"/>
              </w:rPr>
              <w:t xml:space="preserve"> </w:t>
            </w:r>
            <w:r>
              <w:rPr>
                <w:sz w:val="20"/>
              </w:rPr>
              <w:t>from</w:t>
            </w:r>
            <w:r>
              <w:rPr>
                <w:spacing w:val="-4"/>
                <w:sz w:val="20"/>
              </w:rPr>
              <w:t xml:space="preserve"> </w:t>
            </w:r>
            <w:r>
              <w:rPr>
                <w:sz w:val="20"/>
              </w:rPr>
              <w:t xml:space="preserve">any performance or other issues? If </w:t>
            </w:r>
            <w:r w:rsidR="00957B7F">
              <w:rPr>
                <w:sz w:val="20"/>
              </w:rPr>
              <w:t>not</w:t>
            </w:r>
            <w:r>
              <w:rPr>
                <w:sz w:val="20"/>
              </w:rPr>
              <w:t>, please comment below.</w:t>
            </w:r>
          </w:p>
        </w:tc>
        <w:tc>
          <w:tcPr>
            <w:tcW w:w="1536" w:type="dxa"/>
          </w:tcPr>
          <w:p w14:paraId="665EB3DF" w14:textId="477D41E1" w:rsidR="00171EA1" w:rsidRDefault="00783475" w:rsidP="00412F18">
            <w:pPr>
              <w:pStyle w:val="TableParagraph"/>
              <w:rPr>
                <w:rFonts w:ascii="Times New Roman"/>
                <w:sz w:val="20"/>
              </w:rPr>
            </w:pPr>
            <w:r>
              <w:rPr>
                <w:rFonts w:ascii="Times New Roman"/>
                <w:sz w:val="20"/>
              </w:rPr>
              <w:t>Yes</w:t>
            </w:r>
          </w:p>
        </w:tc>
        <w:tc>
          <w:tcPr>
            <w:tcW w:w="1221" w:type="dxa"/>
          </w:tcPr>
          <w:p w14:paraId="5A27700A" w14:textId="31D06253" w:rsidR="00171EA1" w:rsidRDefault="00131126" w:rsidP="00412F18">
            <w:pPr>
              <w:pStyle w:val="TableParagraph"/>
              <w:rPr>
                <w:rFonts w:ascii="Times New Roman"/>
                <w:sz w:val="20"/>
              </w:rPr>
            </w:pPr>
            <w:r>
              <w:rPr>
                <w:rFonts w:ascii="Times New Roman"/>
                <w:sz w:val="20"/>
              </w:rPr>
              <w:t>JA</w:t>
            </w:r>
          </w:p>
        </w:tc>
      </w:tr>
      <w:tr w:rsidR="00171EA1" w14:paraId="308D81A3" w14:textId="77777777" w:rsidTr="00412F18">
        <w:trPr>
          <w:trHeight w:val="635"/>
        </w:trPr>
        <w:tc>
          <w:tcPr>
            <w:tcW w:w="6135" w:type="dxa"/>
          </w:tcPr>
          <w:p w14:paraId="0A2ED63B" w14:textId="3656CDD0" w:rsidR="00171EA1" w:rsidRDefault="00171EA1" w:rsidP="00412F18">
            <w:pPr>
              <w:pStyle w:val="TableParagraph"/>
              <w:spacing w:before="1"/>
              <w:ind w:left="105" w:right="80"/>
              <w:rPr>
                <w:sz w:val="20"/>
              </w:rPr>
            </w:pPr>
            <w:r>
              <w:rPr>
                <w:sz w:val="20"/>
              </w:rPr>
              <w:t>Have</w:t>
            </w:r>
            <w:r>
              <w:rPr>
                <w:spacing w:val="-6"/>
                <w:sz w:val="20"/>
              </w:rPr>
              <w:t xml:space="preserve"> </w:t>
            </w:r>
            <w:r>
              <w:rPr>
                <w:sz w:val="20"/>
              </w:rPr>
              <w:t>the</w:t>
            </w:r>
            <w:r>
              <w:rPr>
                <w:spacing w:val="-5"/>
                <w:sz w:val="20"/>
              </w:rPr>
              <w:t xml:space="preserve"> </w:t>
            </w:r>
            <w:r>
              <w:rPr>
                <w:sz w:val="20"/>
              </w:rPr>
              <w:t>Capstone</w:t>
            </w:r>
            <w:r>
              <w:rPr>
                <w:spacing w:val="-6"/>
                <w:sz w:val="20"/>
              </w:rPr>
              <w:t xml:space="preserve"> </w:t>
            </w:r>
            <w:r>
              <w:rPr>
                <w:sz w:val="20"/>
              </w:rPr>
              <w:t>Project</w:t>
            </w:r>
            <w:r>
              <w:rPr>
                <w:spacing w:val="-3"/>
                <w:sz w:val="20"/>
              </w:rPr>
              <w:t xml:space="preserve"> </w:t>
            </w:r>
            <w:r>
              <w:rPr>
                <w:sz w:val="20"/>
              </w:rPr>
              <w:t>Supervisors</w:t>
            </w:r>
            <w:r>
              <w:rPr>
                <w:spacing w:val="-3"/>
                <w:sz w:val="20"/>
              </w:rPr>
              <w:t xml:space="preserve"> </w:t>
            </w:r>
            <w:r>
              <w:rPr>
                <w:sz w:val="20"/>
              </w:rPr>
              <w:t>and</w:t>
            </w:r>
            <w:r>
              <w:rPr>
                <w:spacing w:val="-7"/>
                <w:sz w:val="20"/>
              </w:rPr>
              <w:t xml:space="preserve"> </w:t>
            </w:r>
            <w:r w:rsidR="00957B7F">
              <w:rPr>
                <w:sz w:val="20"/>
              </w:rPr>
              <w:t>students</w:t>
            </w:r>
            <w:r>
              <w:rPr>
                <w:spacing w:val="-7"/>
                <w:sz w:val="20"/>
              </w:rPr>
              <w:t xml:space="preserve"> </w:t>
            </w:r>
            <w:r>
              <w:rPr>
                <w:sz w:val="20"/>
              </w:rPr>
              <w:t>developed</w:t>
            </w:r>
            <w:r>
              <w:rPr>
                <w:spacing w:val="-5"/>
                <w:sz w:val="20"/>
              </w:rPr>
              <w:t xml:space="preserve"> </w:t>
            </w:r>
            <w:r>
              <w:rPr>
                <w:sz w:val="20"/>
              </w:rPr>
              <w:t>work- based expectations/goals for the Capstone Project period?</w:t>
            </w:r>
          </w:p>
        </w:tc>
        <w:tc>
          <w:tcPr>
            <w:tcW w:w="1536" w:type="dxa"/>
          </w:tcPr>
          <w:p w14:paraId="41DD58CB" w14:textId="791B95C9" w:rsidR="00171EA1" w:rsidRDefault="00783475" w:rsidP="00412F18">
            <w:pPr>
              <w:pStyle w:val="TableParagraph"/>
              <w:rPr>
                <w:rFonts w:ascii="Times New Roman"/>
                <w:sz w:val="20"/>
              </w:rPr>
            </w:pPr>
            <w:r>
              <w:rPr>
                <w:rFonts w:ascii="Times New Roman"/>
                <w:sz w:val="20"/>
              </w:rPr>
              <w:t>Yes</w:t>
            </w:r>
          </w:p>
        </w:tc>
        <w:tc>
          <w:tcPr>
            <w:tcW w:w="1221" w:type="dxa"/>
          </w:tcPr>
          <w:p w14:paraId="63A448E6" w14:textId="447D77FC" w:rsidR="00171EA1" w:rsidRDefault="00131126" w:rsidP="00412F18">
            <w:pPr>
              <w:pStyle w:val="TableParagraph"/>
              <w:rPr>
                <w:rFonts w:ascii="Times New Roman"/>
                <w:sz w:val="20"/>
              </w:rPr>
            </w:pPr>
            <w:r>
              <w:rPr>
                <w:rFonts w:ascii="Times New Roman"/>
                <w:sz w:val="20"/>
              </w:rPr>
              <w:t>JA</w:t>
            </w:r>
          </w:p>
        </w:tc>
      </w:tr>
      <w:tr w:rsidR="00171EA1" w14:paraId="5FE897BE" w14:textId="77777777" w:rsidTr="00412F18">
        <w:trPr>
          <w:trHeight w:val="602"/>
        </w:trPr>
        <w:tc>
          <w:tcPr>
            <w:tcW w:w="6135" w:type="dxa"/>
          </w:tcPr>
          <w:p w14:paraId="3FB31B23" w14:textId="77777777" w:rsidR="00171EA1" w:rsidRDefault="00171EA1" w:rsidP="00412F18">
            <w:pPr>
              <w:pStyle w:val="TableParagraph"/>
              <w:spacing w:before="1"/>
              <w:ind w:left="105"/>
              <w:rPr>
                <w:sz w:val="20"/>
              </w:rPr>
            </w:pPr>
            <w:r>
              <w:rPr>
                <w:sz w:val="20"/>
              </w:rPr>
              <w:t>Does</w:t>
            </w:r>
            <w:r>
              <w:rPr>
                <w:spacing w:val="-4"/>
                <w:sz w:val="20"/>
              </w:rPr>
              <w:t xml:space="preserve"> </w:t>
            </w:r>
            <w:r>
              <w:rPr>
                <w:sz w:val="20"/>
              </w:rPr>
              <w:t>the</w:t>
            </w:r>
            <w:r>
              <w:rPr>
                <w:spacing w:val="-5"/>
                <w:sz w:val="20"/>
              </w:rPr>
              <w:t xml:space="preserve"> </w:t>
            </w:r>
            <w:r>
              <w:rPr>
                <w:sz w:val="20"/>
              </w:rPr>
              <w:t>student’s</w:t>
            </w:r>
            <w:r>
              <w:rPr>
                <w:spacing w:val="-5"/>
                <w:sz w:val="20"/>
              </w:rPr>
              <w:t xml:space="preserve"> </w:t>
            </w:r>
            <w:r>
              <w:rPr>
                <w:sz w:val="20"/>
              </w:rPr>
              <w:t>physical</w:t>
            </w:r>
            <w:r>
              <w:rPr>
                <w:spacing w:val="-5"/>
                <w:sz w:val="20"/>
              </w:rPr>
              <w:t xml:space="preserve"> </w:t>
            </w:r>
            <w:r>
              <w:rPr>
                <w:sz w:val="20"/>
              </w:rPr>
              <w:t>workplace</w:t>
            </w:r>
            <w:r>
              <w:rPr>
                <w:spacing w:val="-5"/>
                <w:sz w:val="20"/>
              </w:rPr>
              <w:t xml:space="preserve"> </w:t>
            </w:r>
            <w:r>
              <w:rPr>
                <w:sz w:val="20"/>
              </w:rPr>
              <w:t>remain</w:t>
            </w:r>
            <w:r>
              <w:rPr>
                <w:spacing w:val="-4"/>
                <w:sz w:val="20"/>
              </w:rPr>
              <w:t xml:space="preserve"> </w:t>
            </w:r>
            <w:r>
              <w:rPr>
                <w:sz w:val="20"/>
              </w:rPr>
              <w:t>suitable</w:t>
            </w:r>
            <w:r>
              <w:rPr>
                <w:spacing w:val="-6"/>
                <w:sz w:val="20"/>
              </w:rPr>
              <w:t xml:space="preserve"> </w:t>
            </w:r>
            <w:r>
              <w:rPr>
                <w:sz w:val="20"/>
              </w:rPr>
              <w:t>for</w:t>
            </w:r>
            <w:r>
              <w:rPr>
                <w:spacing w:val="-4"/>
                <w:sz w:val="20"/>
              </w:rPr>
              <w:t xml:space="preserve"> </w:t>
            </w:r>
            <w:r>
              <w:rPr>
                <w:sz w:val="20"/>
              </w:rPr>
              <w:t>the Capstone Project placement?</w:t>
            </w:r>
          </w:p>
        </w:tc>
        <w:tc>
          <w:tcPr>
            <w:tcW w:w="1536" w:type="dxa"/>
          </w:tcPr>
          <w:p w14:paraId="5524EE26" w14:textId="0AA0974B" w:rsidR="00171EA1" w:rsidRDefault="00783475" w:rsidP="00412F18">
            <w:pPr>
              <w:pStyle w:val="TableParagraph"/>
              <w:rPr>
                <w:rFonts w:ascii="Times New Roman"/>
                <w:sz w:val="20"/>
              </w:rPr>
            </w:pPr>
            <w:r>
              <w:rPr>
                <w:rFonts w:ascii="Times New Roman"/>
                <w:sz w:val="20"/>
              </w:rPr>
              <w:t>Yes</w:t>
            </w:r>
          </w:p>
        </w:tc>
        <w:tc>
          <w:tcPr>
            <w:tcW w:w="1221" w:type="dxa"/>
          </w:tcPr>
          <w:p w14:paraId="04D0F8E2" w14:textId="2ED6EEE6" w:rsidR="00171EA1" w:rsidRDefault="00131126" w:rsidP="00412F18">
            <w:pPr>
              <w:pStyle w:val="TableParagraph"/>
              <w:rPr>
                <w:rFonts w:ascii="Times New Roman"/>
                <w:sz w:val="20"/>
              </w:rPr>
            </w:pPr>
            <w:r>
              <w:rPr>
                <w:rFonts w:ascii="Times New Roman"/>
                <w:sz w:val="20"/>
              </w:rPr>
              <w:t>JA</w:t>
            </w:r>
          </w:p>
        </w:tc>
      </w:tr>
      <w:tr w:rsidR="00171EA1" w14:paraId="3C7BF294" w14:textId="77777777" w:rsidTr="00412F18">
        <w:trPr>
          <w:trHeight w:val="637"/>
        </w:trPr>
        <w:tc>
          <w:tcPr>
            <w:tcW w:w="6135" w:type="dxa"/>
          </w:tcPr>
          <w:p w14:paraId="79124337" w14:textId="77777777" w:rsidR="00171EA1" w:rsidRDefault="00171EA1" w:rsidP="00412F18">
            <w:pPr>
              <w:pStyle w:val="TableParagraph"/>
              <w:spacing w:before="1"/>
              <w:ind w:left="105"/>
              <w:rPr>
                <w:sz w:val="20"/>
              </w:rPr>
            </w:pPr>
            <w:r>
              <w:rPr>
                <w:sz w:val="20"/>
              </w:rPr>
              <w:t>Does</w:t>
            </w:r>
            <w:r>
              <w:rPr>
                <w:spacing w:val="-4"/>
                <w:sz w:val="20"/>
              </w:rPr>
              <w:t xml:space="preserve"> </w:t>
            </w:r>
            <w:r>
              <w:rPr>
                <w:sz w:val="20"/>
              </w:rPr>
              <w:t>the</w:t>
            </w:r>
            <w:r>
              <w:rPr>
                <w:spacing w:val="-5"/>
                <w:sz w:val="20"/>
              </w:rPr>
              <w:t xml:space="preserve"> </w:t>
            </w:r>
            <w:r>
              <w:rPr>
                <w:sz w:val="20"/>
              </w:rPr>
              <w:t>student</w:t>
            </w:r>
            <w:r>
              <w:rPr>
                <w:spacing w:val="-4"/>
                <w:sz w:val="20"/>
              </w:rPr>
              <w:t xml:space="preserve"> </w:t>
            </w:r>
            <w:r>
              <w:rPr>
                <w:sz w:val="20"/>
              </w:rPr>
              <w:t>have</w:t>
            </w:r>
            <w:r>
              <w:rPr>
                <w:spacing w:val="-5"/>
                <w:sz w:val="20"/>
              </w:rPr>
              <w:t xml:space="preserve"> </w:t>
            </w:r>
            <w:r>
              <w:rPr>
                <w:sz w:val="20"/>
              </w:rPr>
              <w:t>a</w:t>
            </w:r>
            <w:r>
              <w:rPr>
                <w:spacing w:val="-4"/>
                <w:sz w:val="20"/>
              </w:rPr>
              <w:t xml:space="preserve"> </w:t>
            </w:r>
            <w:r>
              <w:rPr>
                <w:sz w:val="20"/>
              </w:rPr>
              <w:t>clear</w:t>
            </w:r>
            <w:r>
              <w:rPr>
                <w:spacing w:val="-6"/>
                <w:sz w:val="20"/>
              </w:rPr>
              <w:t xml:space="preserve"> </w:t>
            </w:r>
            <w:r>
              <w:rPr>
                <w:sz w:val="20"/>
              </w:rPr>
              <w:t>understanding</w:t>
            </w:r>
            <w:r>
              <w:rPr>
                <w:spacing w:val="-5"/>
                <w:sz w:val="20"/>
              </w:rPr>
              <w:t xml:space="preserve"> </w:t>
            </w:r>
            <w:r>
              <w:rPr>
                <w:sz w:val="20"/>
              </w:rPr>
              <w:t>of</w:t>
            </w:r>
            <w:r>
              <w:rPr>
                <w:spacing w:val="-6"/>
                <w:sz w:val="20"/>
              </w:rPr>
              <w:t xml:space="preserve"> </w:t>
            </w:r>
            <w:r>
              <w:rPr>
                <w:sz w:val="20"/>
              </w:rPr>
              <w:t>expectations</w:t>
            </w:r>
            <w:r>
              <w:rPr>
                <w:spacing w:val="-4"/>
                <w:sz w:val="20"/>
              </w:rPr>
              <w:t xml:space="preserve"> </w:t>
            </w:r>
            <w:r>
              <w:rPr>
                <w:sz w:val="20"/>
              </w:rPr>
              <w:t>required</w:t>
            </w:r>
            <w:r>
              <w:rPr>
                <w:spacing w:val="-4"/>
                <w:sz w:val="20"/>
              </w:rPr>
              <w:t xml:space="preserve"> </w:t>
            </w:r>
            <w:r>
              <w:rPr>
                <w:sz w:val="20"/>
              </w:rPr>
              <w:t>to complete the Capstone Project?</w:t>
            </w:r>
          </w:p>
        </w:tc>
        <w:tc>
          <w:tcPr>
            <w:tcW w:w="1536" w:type="dxa"/>
          </w:tcPr>
          <w:p w14:paraId="4CA98419" w14:textId="26DA6089" w:rsidR="00171EA1" w:rsidRDefault="00783475" w:rsidP="00412F18">
            <w:pPr>
              <w:pStyle w:val="TableParagraph"/>
              <w:rPr>
                <w:rFonts w:ascii="Times New Roman"/>
                <w:sz w:val="20"/>
              </w:rPr>
            </w:pPr>
            <w:r>
              <w:rPr>
                <w:rFonts w:ascii="Times New Roman"/>
                <w:sz w:val="20"/>
              </w:rPr>
              <w:t>Yes</w:t>
            </w:r>
          </w:p>
        </w:tc>
        <w:tc>
          <w:tcPr>
            <w:tcW w:w="1221" w:type="dxa"/>
          </w:tcPr>
          <w:p w14:paraId="1E3D9B4F" w14:textId="05DAD59C" w:rsidR="00171EA1" w:rsidRDefault="00131126" w:rsidP="00412F18">
            <w:pPr>
              <w:pStyle w:val="TableParagraph"/>
              <w:rPr>
                <w:rFonts w:ascii="Times New Roman"/>
                <w:sz w:val="20"/>
              </w:rPr>
            </w:pPr>
            <w:r>
              <w:rPr>
                <w:rFonts w:ascii="Times New Roman"/>
                <w:sz w:val="20"/>
              </w:rPr>
              <w:t>JA</w:t>
            </w:r>
          </w:p>
        </w:tc>
      </w:tr>
      <w:tr w:rsidR="00171EA1" w14:paraId="10EEE987" w14:textId="77777777" w:rsidTr="00412F18">
        <w:trPr>
          <w:trHeight w:val="635"/>
        </w:trPr>
        <w:tc>
          <w:tcPr>
            <w:tcW w:w="6135" w:type="dxa"/>
          </w:tcPr>
          <w:p w14:paraId="7A15D92D" w14:textId="77777777" w:rsidR="00171EA1" w:rsidRDefault="00171EA1" w:rsidP="00412F18">
            <w:pPr>
              <w:pStyle w:val="TableParagraph"/>
              <w:spacing w:before="1"/>
              <w:ind w:left="105" w:right="80"/>
              <w:rPr>
                <w:sz w:val="20"/>
              </w:rPr>
            </w:pPr>
            <w:r>
              <w:rPr>
                <w:sz w:val="20"/>
              </w:rPr>
              <w:t>Has</w:t>
            </w:r>
            <w:r>
              <w:rPr>
                <w:spacing w:val="-4"/>
                <w:sz w:val="20"/>
              </w:rPr>
              <w:t xml:space="preserve"> </w:t>
            </w:r>
            <w:r>
              <w:rPr>
                <w:sz w:val="20"/>
              </w:rPr>
              <w:t>the</w:t>
            </w:r>
            <w:r>
              <w:rPr>
                <w:spacing w:val="-6"/>
                <w:sz w:val="20"/>
              </w:rPr>
              <w:t xml:space="preserve"> </w:t>
            </w:r>
            <w:r>
              <w:rPr>
                <w:sz w:val="20"/>
              </w:rPr>
              <w:t>student</w:t>
            </w:r>
            <w:r>
              <w:rPr>
                <w:spacing w:val="-5"/>
                <w:sz w:val="20"/>
              </w:rPr>
              <w:t xml:space="preserve"> </w:t>
            </w:r>
            <w:r>
              <w:rPr>
                <w:sz w:val="20"/>
              </w:rPr>
              <w:t>received</w:t>
            </w:r>
            <w:r>
              <w:rPr>
                <w:spacing w:val="-5"/>
                <w:sz w:val="20"/>
              </w:rPr>
              <w:t xml:space="preserve"> </w:t>
            </w:r>
            <w:r>
              <w:rPr>
                <w:sz w:val="20"/>
              </w:rPr>
              <w:t>input</w:t>
            </w:r>
            <w:r>
              <w:rPr>
                <w:spacing w:val="-5"/>
                <w:sz w:val="20"/>
              </w:rPr>
              <w:t xml:space="preserve"> </w:t>
            </w:r>
            <w:r>
              <w:rPr>
                <w:sz w:val="20"/>
              </w:rPr>
              <w:t>from</w:t>
            </w:r>
            <w:r>
              <w:rPr>
                <w:spacing w:val="-6"/>
                <w:sz w:val="20"/>
              </w:rPr>
              <w:t xml:space="preserve"> </w:t>
            </w:r>
            <w:r>
              <w:rPr>
                <w:sz w:val="20"/>
              </w:rPr>
              <w:t>their</w:t>
            </w:r>
            <w:r>
              <w:rPr>
                <w:spacing w:val="-2"/>
                <w:sz w:val="20"/>
              </w:rPr>
              <w:t xml:space="preserve"> </w:t>
            </w:r>
            <w:r>
              <w:rPr>
                <w:sz w:val="20"/>
              </w:rPr>
              <w:t>Capstone</w:t>
            </w:r>
            <w:r>
              <w:rPr>
                <w:spacing w:val="-6"/>
                <w:sz w:val="20"/>
              </w:rPr>
              <w:t xml:space="preserve"> </w:t>
            </w:r>
            <w:r>
              <w:rPr>
                <w:sz w:val="20"/>
              </w:rPr>
              <w:t>Project</w:t>
            </w:r>
            <w:r>
              <w:rPr>
                <w:spacing w:val="-1"/>
                <w:sz w:val="20"/>
              </w:rPr>
              <w:t xml:space="preserve"> </w:t>
            </w:r>
            <w:r>
              <w:rPr>
                <w:sz w:val="20"/>
              </w:rPr>
              <w:t>Supervisors on how to complete any required reports/assignments?</w:t>
            </w:r>
          </w:p>
        </w:tc>
        <w:tc>
          <w:tcPr>
            <w:tcW w:w="1536" w:type="dxa"/>
          </w:tcPr>
          <w:p w14:paraId="33398324" w14:textId="55384449" w:rsidR="00171EA1" w:rsidRDefault="00783475" w:rsidP="00412F18">
            <w:pPr>
              <w:pStyle w:val="TableParagraph"/>
              <w:rPr>
                <w:rFonts w:ascii="Times New Roman"/>
                <w:sz w:val="20"/>
              </w:rPr>
            </w:pPr>
            <w:r>
              <w:rPr>
                <w:rFonts w:ascii="Times New Roman"/>
                <w:sz w:val="20"/>
              </w:rPr>
              <w:t>Yes</w:t>
            </w:r>
          </w:p>
        </w:tc>
        <w:tc>
          <w:tcPr>
            <w:tcW w:w="1221" w:type="dxa"/>
          </w:tcPr>
          <w:p w14:paraId="4068D638" w14:textId="67E425B2" w:rsidR="00171EA1" w:rsidRDefault="00131126" w:rsidP="00412F18">
            <w:pPr>
              <w:pStyle w:val="TableParagraph"/>
              <w:rPr>
                <w:rFonts w:ascii="Times New Roman"/>
                <w:sz w:val="20"/>
              </w:rPr>
            </w:pPr>
            <w:r>
              <w:rPr>
                <w:rFonts w:ascii="Times New Roman"/>
                <w:sz w:val="20"/>
              </w:rPr>
              <w:t>JA</w:t>
            </w:r>
          </w:p>
        </w:tc>
      </w:tr>
      <w:tr w:rsidR="00171EA1" w14:paraId="2DD59F31" w14:textId="77777777" w:rsidTr="00412F18">
        <w:trPr>
          <w:trHeight w:val="637"/>
        </w:trPr>
        <w:tc>
          <w:tcPr>
            <w:tcW w:w="6135" w:type="dxa"/>
          </w:tcPr>
          <w:p w14:paraId="3881A8F3" w14:textId="77777777" w:rsidR="00171EA1" w:rsidRDefault="00171EA1" w:rsidP="00412F18">
            <w:pPr>
              <w:pStyle w:val="TableParagraph"/>
              <w:spacing w:before="1"/>
              <w:ind w:left="105"/>
              <w:rPr>
                <w:sz w:val="20"/>
              </w:rPr>
            </w:pPr>
            <w:r>
              <w:rPr>
                <w:sz w:val="20"/>
              </w:rPr>
              <w:lastRenderedPageBreak/>
              <w:t>Have</w:t>
            </w:r>
            <w:r>
              <w:rPr>
                <w:spacing w:val="-5"/>
                <w:sz w:val="20"/>
              </w:rPr>
              <w:t xml:space="preserve"> </w:t>
            </w:r>
            <w:r>
              <w:rPr>
                <w:sz w:val="20"/>
              </w:rPr>
              <w:t>you</w:t>
            </w:r>
            <w:r>
              <w:rPr>
                <w:spacing w:val="-4"/>
                <w:sz w:val="20"/>
              </w:rPr>
              <w:t xml:space="preserve"> </w:t>
            </w:r>
            <w:r>
              <w:rPr>
                <w:sz w:val="20"/>
              </w:rPr>
              <w:t>asked</w:t>
            </w:r>
            <w:r>
              <w:rPr>
                <w:spacing w:val="-4"/>
                <w:sz w:val="20"/>
              </w:rPr>
              <w:t xml:space="preserve"> </w:t>
            </w:r>
            <w:r>
              <w:rPr>
                <w:sz w:val="20"/>
              </w:rPr>
              <w:t>for</w:t>
            </w:r>
            <w:r>
              <w:rPr>
                <w:spacing w:val="-4"/>
                <w:sz w:val="20"/>
              </w:rPr>
              <w:t xml:space="preserve"> </w:t>
            </w:r>
            <w:r>
              <w:rPr>
                <w:sz w:val="20"/>
              </w:rPr>
              <w:t>feedback</w:t>
            </w:r>
            <w:r>
              <w:rPr>
                <w:spacing w:val="-2"/>
                <w:sz w:val="20"/>
              </w:rPr>
              <w:t xml:space="preserve"> </w:t>
            </w:r>
            <w:r>
              <w:rPr>
                <w:sz w:val="20"/>
              </w:rPr>
              <w:t>on</w:t>
            </w:r>
            <w:r>
              <w:rPr>
                <w:spacing w:val="-4"/>
                <w:sz w:val="20"/>
              </w:rPr>
              <w:t xml:space="preserve"> </w:t>
            </w:r>
            <w:r>
              <w:rPr>
                <w:sz w:val="20"/>
              </w:rPr>
              <w:t>how</w:t>
            </w:r>
            <w:r>
              <w:rPr>
                <w:spacing w:val="-5"/>
                <w:sz w:val="20"/>
              </w:rPr>
              <w:t xml:space="preserve"> </w:t>
            </w:r>
            <w:r>
              <w:rPr>
                <w:sz w:val="20"/>
              </w:rPr>
              <w:t>to</w:t>
            </w:r>
            <w:r>
              <w:rPr>
                <w:spacing w:val="-4"/>
                <w:sz w:val="20"/>
              </w:rPr>
              <w:t xml:space="preserve"> </w:t>
            </w:r>
            <w:r>
              <w:rPr>
                <w:sz w:val="20"/>
              </w:rPr>
              <w:t>improve</w:t>
            </w:r>
            <w:r>
              <w:rPr>
                <w:spacing w:val="-5"/>
                <w:sz w:val="20"/>
              </w:rPr>
              <w:t xml:space="preserve"> </w:t>
            </w:r>
            <w:r>
              <w:rPr>
                <w:sz w:val="20"/>
              </w:rPr>
              <w:t>the</w:t>
            </w:r>
            <w:r>
              <w:rPr>
                <w:spacing w:val="-5"/>
                <w:sz w:val="20"/>
              </w:rPr>
              <w:t xml:space="preserve"> </w:t>
            </w:r>
            <w:r>
              <w:rPr>
                <w:sz w:val="20"/>
              </w:rPr>
              <w:t>placement?</w:t>
            </w:r>
            <w:r>
              <w:rPr>
                <w:spacing w:val="-5"/>
                <w:sz w:val="20"/>
              </w:rPr>
              <w:t xml:space="preserve"> </w:t>
            </w:r>
            <w:r>
              <w:rPr>
                <w:sz w:val="20"/>
              </w:rPr>
              <w:t>Please comment below.</w:t>
            </w:r>
          </w:p>
        </w:tc>
        <w:tc>
          <w:tcPr>
            <w:tcW w:w="1536" w:type="dxa"/>
          </w:tcPr>
          <w:p w14:paraId="613B4200" w14:textId="307EF672" w:rsidR="00171EA1" w:rsidRDefault="00783475" w:rsidP="00412F18">
            <w:pPr>
              <w:pStyle w:val="TableParagraph"/>
              <w:rPr>
                <w:rFonts w:ascii="Times New Roman"/>
                <w:sz w:val="20"/>
              </w:rPr>
            </w:pPr>
            <w:r>
              <w:rPr>
                <w:rFonts w:ascii="Times New Roman"/>
                <w:sz w:val="20"/>
              </w:rPr>
              <w:t>Yes</w:t>
            </w:r>
          </w:p>
        </w:tc>
        <w:tc>
          <w:tcPr>
            <w:tcW w:w="1221" w:type="dxa"/>
          </w:tcPr>
          <w:p w14:paraId="395FDE08" w14:textId="753EC599" w:rsidR="00171EA1" w:rsidRDefault="00131126" w:rsidP="00412F18">
            <w:pPr>
              <w:pStyle w:val="TableParagraph"/>
              <w:rPr>
                <w:rFonts w:ascii="Times New Roman"/>
                <w:sz w:val="20"/>
              </w:rPr>
            </w:pPr>
            <w:r>
              <w:rPr>
                <w:rFonts w:ascii="Times New Roman"/>
                <w:sz w:val="20"/>
              </w:rPr>
              <w:t>JA</w:t>
            </w:r>
          </w:p>
        </w:tc>
      </w:tr>
      <w:tr w:rsidR="00171EA1" w14:paraId="641A8252" w14:textId="77777777" w:rsidTr="00412F18">
        <w:trPr>
          <w:trHeight w:val="637"/>
        </w:trPr>
        <w:tc>
          <w:tcPr>
            <w:tcW w:w="6135" w:type="dxa"/>
          </w:tcPr>
          <w:p w14:paraId="7748DCCF" w14:textId="77777777" w:rsidR="00171EA1" w:rsidRDefault="00171EA1" w:rsidP="00412F18">
            <w:pPr>
              <w:pStyle w:val="TableParagraph"/>
              <w:spacing w:before="1"/>
              <w:ind w:left="105"/>
              <w:rPr>
                <w:sz w:val="20"/>
              </w:rPr>
            </w:pPr>
            <w:r>
              <w:rPr>
                <w:sz w:val="20"/>
              </w:rPr>
              <w:t>Do</w:t>
            </w:r>
            <w:r>
              <w:rPr>
                <w:spacing w:val="-7"/>
                <w:sz w:val="20"/>
              </w:rPr>
              <w:t xml:space="preserve"> </w:t>
            </w:r>
            <w:r>
              <w:rPr>
                <w:sz w:val="20"/>
              </w:rPr>
              <w:t>you</w:t>
            </w:r>
            <w:r>
              <w:rPr>
                <w:spacing w:val="-8"/>
                <w:sz w:val="20"/>
              </w:rPr>
              <w:t xml:space="preserve"> </w:t>
            </w:r>
            <w:r>
              <w:rPr>
                <w:sz w:val="20"/>
              </w:rPr>
              <w:t>recommend</w:t>
            </w:r>
            <w:r>
              <w:rPr>
                <w:spacing w:val="-7"/>
                <w:sz w:val="20"/>
              </w:rPr>
              <w:t xml:space="preserve"> </w:t>
            </w:r>
            <w:r>
              <w:rPr>
                <w:sz w:val="20"/>
              </w:rPr>
              <w:t>continuing</w:t>
            </w:r>
            <w:r>
              <w:rPr>
                <w:spacing w:val="-7"/>
                <w:sz w:val="20"/>
              </w:rPr>
              <w:t xml:space="preserve"> </w:t>
            </w:r>
            <w:r>
              <w:rPr>
                <w:sz w:val="20"/>
              </w:rPr>
              <w:t>with</w:t>
            </w:r>
            <w:r>
              <w:rPr>
                <w:spacing w:val="-7"/>
                <w:sz w:val="20"/>
              </w:rPr>
              <w:t xml:space="preserve"> </w:t>
            </w:r>
            <w:r>
              <w:rPr>
                <w:sz w:val="20"/>
              </w:rPr>
              <w:t>the</w:t>
            </w:r>
            <w:r>
              <w:rPr>
                <w:spacing w:val="-4"/>
                <w:sz w:val="20"/>
              </w:rPr>
              <w:t xml:space="preserve"> </w:t>
            </w:r>
            <w:r>
              <w:rPr>
                <w:sz w:val="20"/>
              </w:rPr>
              <w:t>Capstone</w:t>
            </w:r>
            <w:r>
              <w:rPr>
                <w:spacing w:val="-7"/>
                <w:sz w:val="20"/>
              </w:rPr>
              <w:t xml:space="preserve"> </w:t>
            </w:r>
            <w:r>
              <w:rPr>
                <w:sz w:val="20"/>
              </w:rPr>
              <w:t>Project</w:t>
            </w:r>
            <w:r>
              <w:rPr>
                <w:spacing w:val="-7"/>
                <w:sz w:val="20"/>
              </w:rPr>
              <w:t xml:space="preserve"> </w:t>
            </w:r>
            <w:r>
              <w:rPr>
                <w:spacing w:val="-2"/>
                <w:sz w:val="20"/>
              </w:rPr>
              <w:t>assignment?</w:t>
            </w:r>
          </w:p>
        </w:tc>
        <w:tc>
          <w:tcPr>
            <w:tcW w:w="1536" w:type="dxa"/>
          </w:tcPr>
          <w:p w14:paraId="414BF260" w14:textId="7B103F58" w:rsidR="00171EA1" w:rsidRDefault="00783475" w:rsidP="00412F18">
            <w:pPr>
              <w:pStyle w:val="TableParagraph"/>
              <w:rPr>
                <w:rFonts w:ascii="Times New Roman"/>
                <w:sz w:val="20"/>
              </w:rPr>
            </w:pPr>
            <w:r>
              <w:rPr>
                <w:rFonts w:ascii="Times New Roman"/>
                <w:sz w:val="20"/>
              </w:rPr>
              <w:t>Yes</w:t>
            </w:r>
          </w:p>
        </w:tc>
        <w:tc>
          <w:tcPr>
            <w:tcW w:w="1221" w:type="dxa"/>
          </w:tcPr>
          <w:p w14:paraId="199E2C69" w14:textId="2BE384FE" w:rsidR="00171EA1" w:rsidRDefault="00131126" w:rsidP="00412F18">
            <w:pPr>
              <w:pStyle w:val="TableParagraph"/>
              <w:rPr>
                <w:rFonts w:ascii="Times New Roman"/>
                <w:sz w:val="20"/>
              </w:rPr>
            </w:pPr>
            <w:r>
              <w:rPr>
                <w:rFonts w:ascii="Times New Roman"/>
                <w:sz w:val="20"/>
              </w:rPr>
              <w:t>JA</w:t>
            </w:r>
          </w:p>
        </w:tc>
      </w:tr>
    </w:tbl>
    <w:p w14:paraId="68067D3F" w14:textId="77777777" w:rsidR="00171EA1" w:rsidRDefault="00171EA1" w:rsidP="00171EA1">
      <w:pPr>
        <w:pStyle w:val="BodyText"/>
        <w:spacing w:before="185"/>
      </w:pPr>
    </w:p>
    <w:p w14:paraId="7EF20D4F" w14:textId="1AA6CF3B" w:rsidR="00171EA1" w:rsidRDefault="00171EA1" w:rsidP="004846D9">
      <w:r>
        <w:t>Feedback</w:t>
      </w:r>
      <w:r>
        <w:rPr>
          <w:spacing w:val="-5"/>
        </w:rPr>
        <w:t xml:space="preserve"> </w:t>
      </w:r>
      <w:r>
        <w:t>from</w:t>
      </w:r>
      <w:r>
        <w:rPr>
          <w:spacing w:val="-5"/>
        </w:rPr>
        <w:t xml:space="preserve"> </w:t>
      </w:r>
      <w:r>
        <w:rPr>
          <w:spacing w:val="-2"/>
        </w:rPr>
        <w:t>Student</w:t>
      </w:r>
    </w:p>
    <w:p w14:paraId="2B52ADE9" w14:textId="328E51BB" w:rsidR="00850824" w:rsidRDefault="001F6C54" w:rsidP="004846D9">
      <w:r>
        <w:t>From the start, the requirements, expectations, and objectives were clearly explained. Capstone project has been a great experience for us</w:t>
      </w:r>
      <w:r w:rsidR="00FA60C0">
        <w:t>.</w:t>
      </w:r>
      <w:r w:rsidR="0085285F">
        <w:t xml:space="preserve"> The </w:t>
      </w:r>
      <w:r w:rsidR="002F3562">
        <w:t>supervisors</w:t>
      </w:r>
      <w:r w:rsidR="0085285F">
        <w:t xml:space="preserve"> have been approachable and give practical feedback</w:t>
      </w:r>
      <w:r w:rsidR="00FB44CB">
        <w:t>.</w:t>
      </w:r>
      <w:r w:rsidR="002F3562">
        <w:t xml:space="preserve"> </w:t>
      </w:r>
    </w:p>
    <w:p w14:paraId="3FB41184" w14:textId="77777777" w:rsidR="00172C4B" w:rsidRPr="00850824" w:rsidRDefault="00172C4B" w:rsidP="004846D9"/>
    <w:p w14:paraId="26F58C02" w14:textId="77777777" w:rsidR="00171EA1" w:rsidRDefault="00171EA1" w:rsidP="004846D9">
      <w:r>
        <w:t>Feedback</w:t>
      </w:r>
      <w:r>
        <w:rPr>
          <w:spacing w:val="-5"/>
        </w:rPr>
        <w:t xml:space="preserve"> </w:t>
      </w:r>
      <w:r>
        <w:t>from</w:t>
      </w:r>
      <w:r>
        <w:rPr>
          <w:spacing w:val="-5"/>
        </w:rPr>
        <w:t xml:space="preserve"> </w:t>
      </w:r>
      <w:r>
        <w:t>Capstone</w:t>
      </w:r>
      <w:r>
        <w:rPr>
          <w:spacing w:val="-6"/>
        </w:rPr>
        <w:t xml:space="preserve"> </w:t>
      </w:r>
      <w:r>
        <w:t>Project</w:t>
      </w:r>
      <w:r>
        <w:rPr>
          <w:spacing w:val="-4"/>
        </w:rPr>
        <w:t xml:space="preserve"> </w:t>
      </w:r>
      <w:r>
        <w:rPr>
          <w:spacing w:val="-2"/>
        </w:rPr>
        <w:t>Supervisors</w:t>
      </w:r>
    </w:p>
    <w:p w14:paraId="3508E964" w14:textId="77777777" w:rsidR="00171EA1" w:rsidRDefault="00171EA1" w:rsidP="00171EA1">
      <w:pPr>
        <w:pStyle w:val="BodyText"/>
        <w:spacing w:before="9"/>
        <w:rPr>
          <w:b/>
          <w:sz w:val="9"/>
        </w:rPr>
      </w:pPr>
      <w:r>
        <w:rPr>
          <w:b/>
          <w:noProof/>
          <w:sz w:val="9"/>
        </w:rPr>
        <mc:AlternateContent>
          <mc:Choice Requires="wps">
            <w:drawing>
              <wp:anchor distT="0" distB="0" distL="0" distR="0" simplePos="0" relativeHeight="251658243" behindDoc="1" locked="0" layoutInCell="1" allowOverlap="1" wp14:anchorId="72B219EC" wp14:editId="35996FCA">
                <wp:simplePos x="0" y="0"/>
                <wp:positionH relativeFrom="page">
                  <wp:posOffset>1027480</wp:posOffset>
                </wp:positionH>
                <wp:positionV relativeFrom="paragraph">
                  <wp:posOffset>90875</wp:posOffset>
                </wp:positionV>
                <wp:extent cx="5708650" cy="79883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8650" cy="798830"/>
                        </a:xfrm>
                        <a:custGeom>
                          <a:avLst/>
                          <a:gdLst/>
                          <a:ahLst/>
                          <a:cxnLst/>
                          <a:rect l="l" t="t" r="r" b="b"/>
                          <a:pathLst>
                            <a:path w="5708650" h="798830">
                              <a:moveTo>
                                <a:pt x="5702173" y="0"/>
                              </a:moveTo>
                              <a:lnTo>
                                <a:pt x="6096" y="0"/>
                              </a:lnTo>
                              <a:lnTo>
                                <a:pt x="0" y="0"/>
                              </a:lnTo>
                              <a:lnTo>
                                <a:pt x="0" y="6083"/>
                              </a:lnTo>
                              <a:lnTo>
                                <a:pt x="0" y="792467"/>
                              </a:lnTo>
                              <a:lnTo>
                                <a:pt x="0" y="798563"/>
                              </a:lnTo>
                              <a:lnTo>
                                <a:pt x="6096" y="798563"/>
                              </a:lnTo>
                              <a:lnTo>
                                <a:pt x="5702173" y="798563"/>
                              </a:lnTo>
                              <a:lnTo>
                                <a:pt x="5702173" y="792467"/>
                              </a:lnTo>
                              <a:lnTo>
                                <a:pt x="6096" y="792467"/>
                              </a:lnTo>
                              <a:lnTo>
                                <a:pt x="6096" y="6083"/>
                              </a:lnTo>
                              <a:lnTo>
                                <a:pt x="5702173" y="6083"/>
                              </a:lnTo>
                              <a:lnTo>
                                <a:pt x="5702173" y="0"/>
                              </a:lnTo>
                              <a:close/>
                            </a:path>
                            <a:path w="5708650" h="798830">
                              <a:moveTo>
                                <a:pt x="5708332" y="0"/>
                              </a:moveTo>
                              <a:lnTo>
                                <a:pt x="5702249" y="0"/>
                              </a:lnTo>
                              <a:lnTo>
                                <a:pt x="5702249" y="6083"/>
                              </a:lnTo>
                              <a:lnTo>
                                <a:pt x="5702249" y="792467"/>
                              </a:lnTo>
                              <a:lnTo>
                                <a:pt x="5702249" y="798563"/>
                              </a:lnTo>
                              <a:lnTo>
                                <a:pt x="5708332" y="798563"/>
                              </a:lnTo>
                              <a:lnTo>
                                <a:pt x="5708332" y="792467"/>
                              </a:lnTo>
                              <a:lnTo>
                                <a:pt x="5708332" y="6083"/>
                              </a:lnTo>
                              <a:lnTo>
                                <a:pt x="5708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302558D4" id="Graphic 11" o:spid="_x0000_s1026" style="position:absolute;margin-left:80.9pt;margin-top:7.15pt;width:449.5pt;height:62.9pt;z-index:-251658236;visibility:visible;mso-wrap-style:square;mso-wrap-distance-left:0;mso-wrap-distance-top:0;mso-wrap-distance-right:0;mso-wrap-distance-bottom:0;mso-position-horizontal:absolute;mso-position-horizontal-relative:page;mso-position-vertical:absolute;mso-position-vertical-relative:text;v-text-anchor:top" coordsize="5708650,798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" path="m5702173,l6096,,,,,6083,,792467r,6096l6096,798563r5696077,l5702173,792467r-5696077,l6096,6083r5696077,l5702173,xem5708332,r-6083,l5702249,6083r,786384l5702249,798563r6083,l5708332,792467r,-786384l5708332,xe" fillcolor="black" stroked="f">
                <v:path arrowok="t"/>
                <w10:wrap type="topAndBottom" anchorx="page"/>
              </v:shape>
            </w:pict>
          </mc:Fallback>
        </mc:AlternateContent>
      </w:r>
    </w:p>
    <w:p w14:paraId="31EE71CD" w14:textId="13A2E247" w:rsidR="00171EA1" w:rsidRDefault="00606816" w:rsidP="00171EA1">
      <w:pPr>
        <w:pStyle w:val="BodyText"/>
        <w:rPr>
          <w:b/>
          <w:sz w:val="20"/>
        </w:rPr>
      </w:pPr>
      <w:r>
        <w:rPr>
          <w:b/>
          <w:sz w:val="20"/>
        </w:rPr>
        <w:t xml:space="preserve">                                   </w:t>
      </w:r>
    </w:p>
    <w:p w14:paraId="2390A276" w14:textId="1C7E85A2" w:rsidR="00171EA1" w:rsidRDefault="00171EA1" w:rsidP="00606816">
      <w:pPr>
        <w:pStyle w:val="BodyText"/>
        <w:spacing w:before="180"/>
        <w:rPr>
          <w:b/>
          <w:sz w:val="20"/>
          <w:szCs w:val="20"/>
        </w:rPr>
      </w:pPr>
      <w:r>
        <w:rPr>
          <w:b/>
          <w:noProof/>
          <w:sz w:val="20"/>
        </w:rPr>
        <mc:AlternateContent>
          <mc:Choice Requires="wps">
            <w:drawing>
              <wp:anchor distT="0" distB="0" distL="0" distR="0" simplePos="0" relativeHeight="251658244" behindDoc="1" locked="0" layoutInCell="1" allowOverlap="1" wp14:anchorId="5A62785D" wp14:editId="0EB07BC7">
                <wp:simplePos x="0" y="0"/>
                <wp:positionH relativeFrom="page">
                  <wp:posOffset>1006144</wp:posOffset>
                </wp:positionH>
                <wp:positionV relativeFrom="paragraph">
                  <wp:posOffset>284851</wp:posOffset>
                </wp:positionV>
                <wp:extent cx="20180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1270"/>
                        </a:xfrm>
                        <a:custGeom>
                          <a:avLst/>
                          <a:gdLst/>
                          <a:ahLst/>
                          <a:cxnLst/>
                          <a:rect l="l" t="t" r="r" b="b"/>
                          <a:pathLst>
                            <a:path w="2018030">
                              <a:moveTo>
                                <a:pt x="0" y="0"/>
                              </a:moveTo>
                              <a:lnTo>
                                <a:pt x="20177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17205844" id="Graphic 12" o:spid="_x0000_s1026" style="position:absolute;margin-left:79.2pt;margin-top:22.45pt;width:158.9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2018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" path="m,l2017739,e" filled="f" strokeweight=".25314mm">
                <v:path arrowok="t"/>
                <w10:wrap type="topAndBottom" anchorx="page"/>
              </v:shape>
            </w:pict>
          </mc:Fallback>
        </mc:AlternateContent>
      </w:r>
      <w:r>
        <w:rPr>
          <w:b/>
          <w:noProof/>
          <w:sz w:val="20"/>
        </w:rPr>
        <mc:AlternateContent>
          <mc:Choice Requires="wps">
            <w:drawing>
              <wp:anchor distT="0" distB="0" distL="0" distR="0" simplePos="0" relativeHeight="251658245" behindDoc="1" locked="0" layoutInCell="1" allowOverlap="1" wp14:anchorId="23893BAA" wp14:editId="62C2AF57">
                <wp:simplePos x="0" y="0"/>
                <wp:positionH relativeFrom="page">
                  <wp:posOffset>5115433</wp:posOffset>
                </wp:positionH>
                <wp:positionV relativeFrom="paragraph">
                  <wp:posOffset>284851</wp:posOffset>
                </wp:positionV>
                <wp:extent cx="13919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1920" cy="1270"/>
                        </a:xfrm>
                        <a:custGeom>
                          <a:avLst/>
                          <a:gdLst/>
                          <a:ahLst/>
                          <a:cxnLst/>
                          <a:rect l="l" t="t" r="r" b="b"/>
                          <a:pathLst>
                            <a:path w="1391920">
                              <a:moveTo>
                                <a:pt x="0" y="0"/>
                              </a:moveTo>
                              <a:lnTo>
                                <a:pt x="1391424"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66946C01" id="Graphic 13" o:spid="_x0000_s1026" style="position:absolute;margin-left:402.8pt;margin-top:22.45pt;width:109.6pt;height:.1pt;z-index:-251658234;visibility:visible;mso-wrap-style:square;mso-wrap-distance-left:0;mso-wrap-distance-top:0;mso-wrap-distance-right:0;mso-wrap-distance-bottom:0;mso-position-horizontal:absolute;mso-position-horizontal-relative:page;mso-position-vertical:absolute;mso-position-vertical-relative:text;v-text-anchor:top" coordsize="139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" path="m,l1391424,e" filled="f" strokeweight=".25314mm">
                <v:path arrowok="t"/>
                <w10:wrap type="topAndBottom" anchorx="page"/>
              </v:shape>
            </w:pict>
          </mc:Fallback>
        </mc:AlternateContent>
      </w:r>
      <w:r w:rsidR="00606816">
        <w:rPr>
          <w:b/>
          <w:sz w:val="20"/>
          <w:szCs w:val="20"/>
        </w:rPr>
        <w:t xml:space="preserve">                                </w:t>
      </w:r>
    </w:p>
    <w:p w14:paraId="7EB54C4D" w14:textId="18B5D5CE" w:rsidR="00171EA1" w:rsidRDefault="00171EA1" w:rsidP="00171EA1">
      <w:pPr>
        <w:pStyle w:val="BodyText"/>
        <w:tabs>
          <w:tab w:val="left" w:pos="7039"/>
        </w:tabs>
        <w:spacing w:before="17"/>
        <w:ind w:left="592"/>
      </w:pPr>
      <w:r>
        <w:t>Student</w:t>
      </w:r>
      <w:r>
        <w:rPr>
          <w:spacing w:val="73"/>
        </w:rPr>
        <w:t xml:space="preserve"> </w:t>
      </w:r>
      <w:r>
        <w:rPr>
          <w:spacing w:val="-2"/>
        </w:rPr>
        <w:t>Signature</w:t>
      </w:r>
      <w:r w:rsidR="009C26A1">
        <w:rPr>
          <w:noProof/>
        </w:rPr>
        <mc:AlternateContent>
          <mc:Choice Requires="wpi">
            <w:drawing>
              <wp:inline distT="0" distB="0" distL="114300" distR="114300" wp14:anchorId="574C21A9" wp14:editId="1EB43314">
                <wp:extent cx="737870" cy="304137"/>
                <wp:effectExtent l="57150" t="57150" r="43180" b="58420"/>
                <wp:docPr id="1359957922" name="Ink 25"/>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ContentPartPr/>
                          </w14:nvContentPartPr>
                          <w14:xfrm>
                            <a:off x="0" y="0"/>
                            <a:ext cx="737870" cy="304137"/>
                          </w14:xfrm>
                        </w14:contentPart>
                      </mc:Choice>
                      <mc:Fallback xmlns:o="urn:schemas-microsoft-com:office:office" xmlns:v="urn:schemas-microsoft-com:vml" xmlns:w10="urn:schemas-microsoft-com:office:word" xmlns:pic="http://schemas.openxmlformats.org/drawingml/2006/picture" xmlns:w="http://schemas.openxmlformats.org/wordprocessingml/2006/main" xmlns:lc="http://schemas.openxmlformats.org/drawingml/2006/lockedCanvas" xmlns="" xmlns:arto="http://schemas.microsoft.com/office/word/2006/arto"/>
                    </mc:AlternateContent>
                  </a:graphicData>
                </a:graphic>
              </wp:inline>
            </w:drawing>
          </mc:Choice>
          <mc:Fallback>
            <w:pict>
              <v:shapetype w14:anchorId="2E46E3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i1025" type="#_x0000_t75" style="width:60.75pt;height:27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">
                <v:imagedata r:id="rId31" o:title=""/>
              </v:shape>
            </w:pict>
          </mc:Fallback>
        </mc:AlternateContent>
      </w:r>
      <w:r>
        <w:tab/>
      </w:r>
      <w:r>
        <w:rPr>
          <w:spacing w:val="-4"/>
        </w:rPr>
        <w:t>Date</w:t>
      </w:r>
      <w:r w:rsidR="00606816">
        <w:rPr>
          <w:spacing w:val="-4"/>
        </w:rPr>
        <w:t xml:space="preserve"> 8/</w:t>
      </w:r>
      <w:r w:rsidR="009C26A1">
        <w:rPr>
          <w:spacing w:val="-4"/>
        </w:rPr>
        <w:t>12/2025</w:t>
      </w:r>
    </w:p>
    <w:p w14:paraId="0C3D1219" w14:textId="77777777" w:rsidR="00171EA1" w:rsidRDefault="00171EA1" w:rsidP="00171EA1">
      <w:pPr>
        <w:pStyle w:val="BodyText"/>
        <w:rPr>
          <w:sz w:val="20"/>
        </w:rPr>
      </w:pPr>
    </w:p>
    <w:p w14:paraId="1DEC00C2" w14:textId="77777777" w:rsidR="00171EA1" w:rsidRDefault="00171EA1" w:rsidP="00171EA1">
      <w:pPr>
        <w:pStyle w:val="BodyText"/>
        <w:spacing w:before="121"/>
        <w:rPr>
          <w:sz w:val="20"/>
        </w:rPr>
      </w:pPr>
      <w:r>
        <w:rPr>
          <w:noProof/>
          <w:sz w:val="20"/>
        </w:rPr>
        <mc:AlternateContent>
          <mc:Choice Requires="wps">
            <w:drawing>
              <wp:anchor distT="0" distB="0" distL="0" distR="0" simplePos="0" relativeHeight="251658246" behindDoc="1" locked="0" layoutInCell="1" allowOverlap="1" wp14:anchorId="61CD7A7D" wp14:editId="22E0FE1B">
                <wp:simplePos x="0" y="0"/>
                <wp:positionH relativeFrom="page">
                  <wp:posOffset>1006144</wp:posOffset>
                </wp:positionH>
                <wp:positionV relativeFrom="paragraph">
                  <wp:posOffset>247350</wp:posOffset>
                </wp:positionV>
                <wp:extent cx="20180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1270"/>
                        </a:xfrm>
                        <a:custGeom>
                          <a:avLst/>
                          <a:gdLst/>
                          <a:ahLst/>
                          <a:cxnLst/>
                          <a:rect l="l" t="t" r="r" b="b"/>
                          <a:pathLst>
                            <a:path w="2018030">
                              <a:moveTo>
                                <a:pt x="0" y="0"/>
                              </a:moveTo>
                              <a:lnTo>
                                <a:pt x="20177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36AA1D37" id="Graphic 14" o:spid="_x0000_s1026" style="position:absolute;margin-left:79.2pt;margin-top:19.5pt;width:158.9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2018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" path="m,l2017739,e" filled="f" strokeweight=".25314mm">
                <v:path arrowok="t"/>
                <w10:wrap type="topAndBottom" anchorx="page"/>
              </v:shape>
            </w:pict>
          </mc:Fallback>
        </mc:AlternateContent>
      </w:r>
      <w:r>
        <w:rPr>
          <w:noProof/>
          <w:sz w:val="20"/>
        </w:rPr>
        <mc:AlternateContent>
          <mc:Choice Requires="wps">
            <w:drawing>
              <wp:anchor distT="0" distB="0" distL="0" distR="0" simplePos="0" relativeHeight="251658247" behindDoc="1" locked="0" layoutInCell="1" allowOverlap="1" wp14:anchorId="2C810C7B" wp14:editId="6DC886C6">
                <wp:simplePos x="0" y="0"/>
                <wp:positionH relativeFrom="page">
                  <wp:posOffset>5107369</wp:posOffset>
                </wp:positionH>
                <wp:positionV relativeFrom="paragraph">
                  <wp:posOffset>247350</wp:posOffset>
                </wp:positionV>
                <wp:extent cx="139255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2555" cy="1270"/>
                        </a:xfrm>
                        <a:custGeom>
                          <a:avLst/>
                          <a:gdLst/>
                          <a:ahLst/>
                          <a:cxnLst/>
                          <a:rect l="l" t="t" r="r" b="b"/>
                          <a:pathLst>
                            <a:path w="1392555">
                              <a:moveTo>
                                <a:pt x="0" y="0"/>
                              </a:moveTo>
                              <a:lnTo>
                                <a:pt x="1391991"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514A5EC2" id="Graphic 15" o:spid="_x0000_s1026" style="position:absolute;margin-left:402.15pt;margin-top:19.5pt;width:109.65pt;height:.1pt;z-index:-251658232;visibility:visible;mso-wrap-style:square;mso-wrap-distance-left:0;mso-wrap-distance-top:0;mso-wrap-distance-right:0;mso-wrap-distance-bottom:0;mso-position-horizontal:absolute;mso-position-horizontal-relative:page;mso-position-vertical:absolute;mso-position-vertical-relative:text;v-text-anchor:top" coordsize="1392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" path="m,l1391991,e" filled="f" strokeweight=".25314mm">
                <v:path arrowok="t"/>
                <w10:wrap type="topAndBottom" anchorx="page"/>
              </v:shape>
            </w:pict>
          </mc:Fallback>
        </mc:AlternateContent>
      </w:r>
    </w:p>
    <w:p w14:paraId="01E5C462" w14:textId="77777777" w:rsidR="00171EA1" w:rsidRDefault="00171EA1" w:rsidP="00171EA1">
      <w:pPr>
        <w:pStyle w:val="BodyText"/>
        <w:tabs>
          <w:tab w:val="left" w:pos="7044"/>
        </w:tabs>
        <w:spacing w:before="20"/>
        <w:ind w:left="592"/>
      </w:pPr>
      <w:r>
        <w:t>Capstone</w:t>
      </w:r>
      <w:r>
        <w:rPr>
          <w:spacing w:val="-9"/>
        </w:rPr>
        <w:t xml:space="preserve"> </w:t>
      </w:r>
      <w:r>
        <w:t>Project</w:t>
      </w:r>
      <w:r>
        <w:rPr>
          <w:spacing w:val="-6"/>
        </w:rPr>
        <w:t xml:space="preserve"> </w:t>
      </w:r>
      <w:r>
        <w:t>Supervisor(s)</w:t>
      </w:r>
      <w:r>
        <w:rPr>
          <w:spacing w:val="-7"/>
        </w:rPr>
        <w:t xml:space="preserve"> </w:t>
      </w:r>
      <w:r>
        <w:rPr>
          <w:spacing w:val="-2"/>
        </w:rPr>
        <w:t>Signature</w:t>
      </w:r>
      <w:r>
        <w:tab/>
      </w:r>
      <w:r>
        <w:rPr>
          <w:spacing w:val="-4"/>
        </w:rPr>
        <w:t>Date</w:t>
      </w:r>
    </w:p>
    <w:p w14:paraId="66AB9607" w14:textId="77777777" w:rsidR="00171EA1" w:rsidRDefault="00171EA1" w:rsidP="00171EA1">
      <w:pPr>
        <w:pStyle w:val="BodyText"/>
        <w:rPr>
          <w:sz w:val="20"/>
        </w:rPr>
      </w:pPr>
    </w:p>
    <w:p w14:paraId="5FA76DC0" w14:textId="77777777" w:rsidR="00171EA1" w:rsidRDefault="00171EA1" w:rsidP="00171EA1">
      <w:pPr>
        <w:pStyle w:val="BodyText"/>
        <w:spacing w:before="156"/>
        <w:rPr>
          <w:sz w:val="20"/>
        </w:rPr>
      </w:pPr>
      <w:r>
        <w:rPr>
          <w:noProof/>
          <w:sz w:val="20"/>
        </w:rPr>
        <mc:AlternateContent>
          <mc:Choice Requires="wps">
            <w:drawing>
              <wp:anchor distT="0" distB="0" distL="0" distR="0" simplePos="0" relativeHeight="251658248" behindDoc="1" locked="0" layoutInCell="1" allowOverlap="1" wp14:anchorId="40E74DB2" wp14:editId="049C7192">
                <wp:simplePos x="0" y="0"/>
                <wp:positionH relativeFrom="page">
                  <wp:posOffset>1006144</wp:posOffset>
                </wp:positionH>
                <wp:positionV relativeFrom="paragraph">
                  <wp:posOffset>269778</wp:posOffset>
                </wp:positionV>
                <wp:extent cx="20180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8030" cy="1270"/>
                        </a:xfrm>
                        <a:custGeom>
                          <a:avLst/>
                          <a:gdLst/>
                          <a:ahLst/>
                          <a:cxnLst/>
                          <a:rect l="l" t="t" r="r" b="b"/>
                          <a:pathLst>
                            <a:path w="2018030">
                              <a:moveTo>
                                <a:pt x="0" y="0"/>
                              </a:moveTo>
                              <a:lnTo>
                                <a:pt x="2017739"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0CE7071E" id="Graphic 16" o:spid="_x0000_s1026" style="position:absolute;margin-left:79.2pt;margin-top:21.25pt;width:158.9pt;height:.1pt;z-index:-251658231;visibility:visible;mso-wrap-style:square;mso-wrap-distance-left:0;mso-wrap-distance-top:0;mso-wrap-distance-right:0;mso-wrap-distance-bottom:0;mso-position-horizontal:absolute;mso-position-horizontal-relative:page;mso-position-vertical:absolute;mso-position-vertical-relative:text;v-text-anchor:top" coordsize="2018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" path="m,l2017739,e" filled="f" strokeweight=".25314mm">
                <v:path arrowok="t"/>
                <w10:wrap type="topAndBottom" anchorx="page"/>
              </v:shape>
            </w:pict>
          </mc:Fallback>
        </mc:AlternateContent>
      </w:r>
      <w:r>
        <w:rPr>
          <w:noProof/>
          <w:sz w:val="20"/>
        </w:rPr>
        <mc:AlternateContent>
          <mc:Choice Requires="wps">
            <w:drawing>
              <wp:anchor distT="0" distB="0" distL="0" distR="0" simplePos="0" relativeHeight="251658249" behindDoc="1" locked="0" layoutInCell="1" allowOverlap="1" wp14:anchorId="00BDA198" wp14:editId="05ECF680">
                <wp:simplePos x="0" y="0"/>
                <wp:positionH relativeFrom="page">
                  <wp:posOffset>5132196</wp:posOffset>
                </wp:positionH>
                <wp:positionV relativeFrom="paragraph">
                  <wp:posOffset>269778</wp:posOffset>
                </wp:positionV>
                <wp:extent cx="13919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1920" cy="1270"/>
                        </a:xfrm>
                        <a:custGeom>
                          <a:avLst/>
                          <a:gdLst/>
                          <a:ahLst/>
                          <a:cxnLst/>
                          <a:rect l="l" t="t" r="r" b="b"/>
                          <a:pathLst>
                            <a:path w="1391920">
                              <a:moveTo>
                                <a:pt x="0" y="0"/>
                              </a:moveTo>
                              <a:lnTo>
                                <a:pt x="1391851"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w:pict>
              <v:shape w14:anchorId="6A06D6E1" id="Graphic 17" o:spid="_x0000_s1026" style="position:absolute;margin-left:404.1pt;margin-top:21.25pt;width:109.6pt;height:.1pt;z-index:-251658230;visibility:visible;mso-wrap-style:square;mso-wrap-distance-left:0;mso-wrap-distance-top:0;mso-wrap-distance-right:0;mso-wrap-distance-bottom:0;mso-position-horizontal:absolute;mso-position-horizontal-relative:page;mso-position-vertical:absolute;mso-position-vertical-relative:text;v-text-anchor:top" coordsize="1391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" path="m,l1391851,e" filled="f" strokeweight=".25314mm">
                <v:path arrowok="t"/>
                <w10:wrap type="topAndBottom" anchorx="page"/>
              </v:shape>
            </w:pict>
          </mc:Fallback>
        </mc:AlternateContent>
      </w:r>
    </w:p>
    <w:p w14:paraId="3050E473" w14:textId="6FC93939" w:rsidR="00171EA1" w:rsidRDefault="00171EA1" w:rsidP="00171EA1">
      <w:pPr>
        <w:pStyle w:val="BodyText"/>
        <w:tabs>
          <w:tab w:val="left" w:pos="7039"/>
        </w:tabs>
        <w:spacing w:before="20"/>
        <w:ind w:left="592"/>
        <w:sectPr w:rsidR="00171EA1" w:rsidSect="00171EA1">
          <w:pgSz w:w="11910" w:h="16840"/>
          <w:pgMar w:top="960" w:right="708" w:bottom="840" w:left="992" w:header="0" w:footer="648" w:gutter="0"/>
          <w:cols w:space="720"/>
        </w:sectPr>
      </w:pPr>
      <w:r>
        <w:t>NZSE</w:t>
      </w:r>
      <w:r>
        <w:rPr>
          <w:spacing w:val="-5"/>
        </w:rPr>
        <w:t xml:space="preserve"> </w:t>
      </w:r>
      <w:r>
        <w:t>Capstone</w:t>
      </w:r>
      <w:r>
        <w:rPr>
          <w:spacing w:val="-7"/>
        </w:rPr>
        <w:t xml:space="preserve"> </w:t>
      </w:r>
      <w:r>
        <w:t>Project</w:t>
      </w:r>
      <w:r>
        <w:rPr>
          <w:spacing w:val="-4"/>
        </w:rPr>
        <w:t xml:space="preserve"> </w:t>
      </w:r>
      <w:r>
        <w:t>Leader</w:t>
      </w:r>
      <w:r>
        <w:rPr>
          <w:spacing w:val="-3"/>
        </w:rPr>
        <w:t xml:space="preserve"> </w:t>
      </w:r>
      <w:r>
        <w:rPr>
          <w:spacing w:val="-2"/>
        </w:rPr>
        <w:t>Signature</w:t>
      </w:r>
      <w:r>
        <w:tab/>
      </w:r>
      <w:r>
        <w:rPr>
          <w:spacing w:val="-4"/>
        </w:rPr>
        <w:t>Date</w:t>
      </w:r>
    </w:p>
    <w:p w14:paraId="7E2F863F" w14:textId="13B2F7A5" w:rsidR="00171EA1" w:rsidRPr="00751314" w:rsidRDefault="00171EA1" w:rsidP="004846D9">
      <w:pPr>
        <w:rPr>
          <w:sz w:val="32"/>
          <w:szCs w:val="32"/>
        </w:rPr>
      </w:pPr>
      <w:bookmarkStart w:id="63" w:name="_bookmark31"/>
      <w:bookmarkEnd w:id="63"/>
      <w:r>
        <w:lastRenderedPageBreak/>
        <w:t xml:space="preserve">       </w:t>
      </w:r>
      <w:r w:rsidRPr="00751314">
        <w:rPr>
          <w:color w:val="156082" w:themeColor="accent1"/>
          <w:sz w:val="32"/>
          <w:szCs w:val="32"/>
        </w:rPr>
        <w:t>Appendix</w:t>
      </w:r>
      <w:r w:rsidRPr="00751314">
        <w:rPr>
          <w:color w:val="156082" w:themeColor="accent1"/>
          <w:spacing w:val="-10"/>
          <w:sz w:val="32"/>
          <w:szCs w:val="32"/>
        </w:rPr>
        <w:t xml:space="preserve"> </w:t>
      </w:r>
      <w:r w:rsidRPr="00751314">
        <w:rPr>
          <w:color w:val="156082" w:themeColor="accent1"/>
          <w:sz w:val="32"/>
          <w:szCs w:val="32"/>
        </w:rPr>
        <w:t>5:</w:t>
      </w:r>
      <w:r w:rsidRPr="00751314">
        <w:rPr>
          <w:color w:val="156082" w:themeColor="accent1"/>
          <w:spacing w:val="-8"/>
          <w:sz w:val="32"/>
          <w:szCs w:val="32"/>
        </w:rPr>
        <w:t xml:space="preserve"> </w:t>
      </w:r>
      <w:r w:rsidRPr="00751314">
        <w:rPr>
          <w:color w:val="156082" w:themeColor="accent1"/>
          <w:sz w:val="32"/>
          <w:szCs w:val="32"/>
        </w:rPr>
        <w:t>Capstone</w:t>
      </w:r>
      <w:r w:rsidRPr="00751314">
        <w:rPr>
          <w:color w:val="156082" w:themeColor="accent1"/>
          <w:spacing w:val="-10"/>
          <w:sz w:val="32"/>
          <w:szCs w:val="32"/>
        </w:rPr>
        <w:t xml:space="preserve"> </w:t>
      </w:r>
      <w:r w:rsidRPr="00751314">
        <w:rPr>
          <w:color w:val="156082" w:themeColor="accent1"/>
          <w:sz w:val="32"/>
          <w:szCs w:val="32"/>
        </w:rPr>
        <w:t>Project</w:t>
      </w:r>
      <w:r w:rsidRPr="00751314">
        <w:rPr>
          <w:color w:val="156082" w:themeColor="accent1"/>
          <w:spacing w:val="-8"/>
          <w:sz w:val="32"/>
          <w:szCs w:val="32"/>
        </w:rPr>
        <w:t xml:space="preserve"> </w:t>
      </w:r>
      <w:r w:rsidRPr="00751314">
        <w:rPr>
          <w:color w:val="156082" w:themeColor="accent1"/>
          <w:sz w:val="32"/>
          <w:szCs w:val="32"/>
        </w:rPr>
        <w:t>Weekly</w:t>
      </w:r>
      <w:r w:rsidRPr="00751314">
        <w:rPr>
          <w:color w:val="156082" w:themeColor="accent1"/>
          <w:spacing w:val="-10"/>
          <w:sz w:val="32"/>
          <w:szCs w:val="32"/>
        </w:rPr>
        <w:t xml:space="preserve"> </w:t>
      </w:r>
      <w:r w:rsidRPr="00751314">
        <w:rPr>
          <w:color w:val="156082" w:themeColor="accent1"/>
          <w:sz w:val="32"/>
          <w:szCs w:val="32"/>
        </w:rPr>
        <w:t>Work</w:t>
      </w:r>
      <w:r w:rsidRPr="00751314">
        <w:rPr>
          <w:color w:val="156082" w:themeColor="accent1"/>
          <w:spacing w:val="-10"/>
          <w:sz w:val="32"/>
          <w:szCs w:val="32"/>
        </w:rPr>
        <w:t xml:space="preserve"> </w:t>
      </w:r>
      <w:r w:rsidRPr="00751314">
        <w:rPr>
          <w:color w:val="156082" w:themeColor="accent1"/>
          <w:spacing w:val="-5"/>
          <w:sz w:val="32"/>
          <w:szCs w:val="32"/>
        </w:rPr>
        <w:t>Log</w:t>
      </w:r>
      <w:r w:rsidR="00751314">
        <w:rPr>
          <w:color w:val="156082" w:themeColor="accent1"/>
          <w:spacing w:val="-5"/>
          <w:sz w:val="32"/>
          <w:szCs w:val="32"/>
        </w:rPr>
        <w:t>#</w:t>
      </w:r>
    </w:p>
    <w:p w14:paraId="003E2A2F" w14:textId="77777777" w:rsidR="00171EA1" w:rsidRDefault="00171EA1" w:rsidP="001B1012">
      <w:r>
        <w:t xml:space="preserve">Between: </w:t>
      </w:r>
      <w:r>
        <w:rPr>
          <w:u w:val="single"/>
        </w:rPr>
        <w:tab/>
      </w:r>
      <w:r>
        <w:t>(Student</w:t>
      </w:r>
      <w:r>
        <w:rPr>
          <w:spacing w:val="-12"/>
        </w:rPr>
        <w:t xml:space="preserve"> </w:t>
      </w:r>
      <w:r>
        <w:rPr>
          <w:spacing w:val="-2"/>
        </w:rPr>
        <w:t>Name)</w:t>
      </w:r>
    </w:p>
    <w:p w14:paraId="6BE4F3F6" w14:textId="77777777" w:rsidR="00171EA1" w:rsidRDefault="00171EA1" w:rsidP="00171EA1">
      <w:pPr>
        <w:pStyle w:val="BodyText"/>
        <w:tabs>
          <w:tab w:val="left" w:pos="9432"/>
        </w:tabs>
        <w:spacing w:before="180"/>
        <w:ind w:left="592"/>
      </w:pPr>
      <w:r>
        <w:rPr>
          <w:spacing w:val="-5"/>
        </w:rPr>
        <w:t>And</w:t>
      </w:r>
      <w:r>
        <w:rPr>
          <w:u w:val="single"/>
        </w:rPr>
        <w:tab/>
      </w:r>
    </w:p>
    <w:p w14:paraId="4970089F" w14:textId="77777777" w:rsidR="00171EA1" w:rsidRDefault="00171EA1" w:rsidP="00171EA1">
      <w:pPr>
        <w:pStyle w:val="BodyText"/>
        <w:tabs>
          <w:tab w:val="left" w:pos="7426"/>
        </w:tabs>
        <w:spacing w:before="183" w:after="5" w:line="400" w:lineRule="auto"/>
        <w:ind w:left="592" w:right="922"/>
        <w:jc w:val="both"/>
        <w:rPr>
          <w:b/>
        </w:rPr>
      </w:pPr>
      <w:r>
        <w:rPr>
          <w:u w:val="single"/>
        </w:rPr>
        <w:tab/>
      </w:r>
      <w:r>
        <w:t>(Name of Company, Supervisors/Capstone</w:t>
      </w:r>
      <w:r>
        <w:rPr>
          <w:spacing w:val="-5"/>
        </w:rPr>
        <w:t xml:space="preserve"> </w:t>
      </w:r>
      <w:r>
        <w:t>Project</w:t>
      </w:r>
      <w:r>
        <w:rPr>
          <w:spacing w:val="-3"/>
        </w:rPr>
        <w:t xml:space="preserve"> </w:t>
      </w:r>
      <w:r>
        <w:t>Leader</w:t>
      </w:r>
      <w:r>
        <w:rPr>
          <w:spacing w:val="-5"/>
        </w:rPr>
        <w:t xml:space="preserve"> </w:t>
      </w:r>
      <w:r>
        <w:t>Details,</w:t>
      </w:r>
      <w:r>
        <w:rPr>
          <w:spacing w:val="-3"/>
        </w:rPr>
        <w:t xml:space="preserve"> </w:t>
      </w:r>
      <w:r>
        <w:t>Address</w:t>
      </w:r>
      <w:r>
        <w:rPr>
          <w:spacing w:val="-5"/>
        </w:rPr>
        <w:t xml:space="preserve"> </w:t>
      </w:r>
      <w:r>
        <w:t>of</w:t>
      </w:r>
      <w:r>
        <w:rPr>
          <w:spacing w:val="-3"/>
        </w:rPr>
        <w:t xml:space="preserve"> </w:t>
      </w:r>
      <w:r>
        <w:t>company,</w:t>
      </w:r>
      <w:r>
        <w:rPr>
          <w:spacing w:val="-6"/>
        </w:rPr>
        <w:t xml:space="preserve"> </w:t>
      </w:r>
      <w:r>
        <w:t>contact</w:t>
      </w:r>
      <w:r>
        <w:rPr>
          <w:spacing w:val="-3"/>
        </w:rPr>
        <w:t xml:space="preserve"> </w:t>
      </w:r>
      <w:r>
        <w:t>details</w:t>
      </w:r>
      <w:r>
        <w:rPr>
          <w:spacing w:val="-3"/>
        </w:rPr>
        <w:t xml:space="preserve"> </w:t>
      </w:r>
      <w:r>
        <w:t xml:space="preserve">of Supervisors) </w:t>
      </w:r>
      <w:r>
        <w:rPr>
          <w:b/>
          <w:u w:val="single"/>
        </w:rPr>
        <w:t>Hours Log</w:t>
      </w:r>
    </w:p>
    <w:tbl>
      <w:tblPr>
        <w:tblW w:w="8951" w:type="dxa"/>
        <w:tblInd w:w="4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258"/>
        <w:gridCol w:w="1515"/>
        <w:gridCol w:w="4581"/>
        <w:gridCol w:w="1597"/>
      </w:tblGrid>
      <w:tr w:rsidR="00171EA1" w14:paraId="1DE712EA" w14:textId="77777777" w:rsidTr="1A9E4957">
        <w:trPr>
          <w:trHeight w:val="395"/>
        </w:trPr>
        <w:tc>
          <w:tcPr>
            <w:tcW w:w="1258" w:type="dxa"/>
          </w:tcPr>
          <w:p w14:paraId="6A07A555" w14:textId="77777777" w:rsidR="00171EA1" w:rsidRDefault="00171EA1" w:rsidP="00412F18">
            <w:pPr>
              <w:pStyle w:val="TableParagraph"/>
              <w:spacing w:before="64"/>
              <w:ind w:left="376"/>
              <w:rPr>
                <w:b/>
              </w:rPr>
            </w:pPr>
            <w:r>
              <w:rPr>
                <w:b/>
                <w:spacing w:val="-4"/>
              </w:rPr>
              <w:t>Date</w:t>
            </w:r>
          </w:p>
        </w:tc>
        <w:tc>
          <w:tcPr>
            <w:tcW w:w="1515" w:type="dxa"/>
          </w:tcPr>
          <w:p w14:paraId="425EAB75" w14:textId="77777777" w:rsidR="00171EA1" w:rsidRDefault="00171EA1" w:rsidP="00412F18">
            <w:pPr>
              <w:pStyle w:val="TableParagraph"/>
              <w:spacing w:before="64"/>
              <w:ind w:left="80"/>
              <w:rPr>
                <w:b/>
              </w:rPr>
            </w:pPr>
            <w:r>
              <w:rPr>
                <w:b/>
              </w:rPr>
              <w:t>Hours</w:t>
            </w:r>
            <w:r>
              <w:rPr>
                <w:b/>
                <w:spacing w:val="-5"/>
              </w:rPr>
              <w:t xml:space="preserve"> </w:t>
            </w:r>
            <w:r>
              <w:rPr>
                <w:b/>
                <w:spacing w:val="-2"/>
              </w:rPr>
              <w:t>worked</w:t>
            </w:r>
          </w:p>
        </w:tc>
        <w:tc>
          <w:tcPr>
            <w:tcW w:w="4581" w:type="dxa"/>
          </w:tcPr>
          <w:p w14:paraId="44E491D4" w14:textId="77777777" w:rsidR="00171EA1" w:rsidRDefault="00171EA1" w:rsidP="00412F18">
            <w:pPr>
              <w:pStyle w:val="TableParagraph"/>
              <w:spacing w:before="64"/>
              <w:ind w:left="1251"/>
              <w:rPr>
                <w:b/>
              </w:rPr>
            </w:pPr>
            <w:r>
              <w:rPr>
                <w:b/>
              </w:rPr>
              <w:t>Work</w:t>
            </w:r>
            <w:r>
              <w:rPr>
                <w:b/>
                <w:spacing w:val="-4"/>
              </w:rPr>
              <w:t xml:space="preserve"> </w:t>
            </w:r>
            <w:r>
              <w:rPr>
                <w:b/>
              </w:rPr>
              <w:t>done</w:t>
            </w:r>
            <w:r>
              <w:rPr>
                <w:b/>
                <w:spacing w:val="-4"/>
              </w:rPr>
              <w:t xml:space="preserve"> </w:t>
            </w:r>
            <w:r>
              <w:rPr>
                <w:b/>
                <w:spacing w:val="-2"/>
              </w:rPr>
              <w:t>(</w:t>
            </w:r>
            <w:proofErr w:type="spellStart"/>
            <w:r>
              <w:rPr>
                <w:b/>
                <w:spacing w:val="-2"/>
              </w:rPr>
              <w:t>itemised</w:t>
            </w:r>
            <w:proofErr w:type="spellEnd"/>
            <w:r>
              <w:rPr>
                <w:b/>
                <w:spacing w:val="-2"/>
              </w:rPr>
              <w:t>)</w:t>
            </w:r>
          </w:p>
        </w:tc>
        <w:tc>
          <w:tcPr>
            <w:tcW w:w="1597" w:type="dxa"/>
          </w:tcPr>
          <w:p w14:paraId="0FBB4231" w14:textId="77777777" w:rsidR="00171EA1" w:rsidRDefault="00171EA1" w:rsidP="00412F18">
            <w:pPr>
              <w:pStyle w:val="TableParagraph"/>
              <w:spacing w:before="64"/>
              <w:ind w:left="70"/>
              <w:rPr>
                <w:b/>
              </w:rPr>
            </w:pPr>
            <w:r>
              <w:rPr>
                <w:b/>
              </w:rPr>
              <w:t>Student</w:t>
            </w:r>
            <w:r>
              <w:rPr>
                <w:b/>
                <w:spacing w:val="-4"/>
              </w:rPr>
              <w:t xml:space="preserve"> </w:t>
            </w:r>
            <w:r>
              <w:rPr>
                <w:b/>
                <w:spacing w:val="-2"/>
              </w:rPr>
              <w:t>Initials</w:t>
            </w:r>
          </w:p>
        </w:tc>
      </w:tr>
      <w:tr w:rsidR="00171EA1" w14:paraId="4A118CC8" w14:textId="77777777" w:rsidTr="1A9E4957">
        <w:trPr>
          <w:trHeight w:val="398"/>
        </w:trPr>
        <w:tc>
          <w:tcPr>
            <w:tcW w:w="1258" w:type="dxa"/>
          </w:tcPr>
          <w:p w14:paraId="44CD6EED" w14:textId="65ED0CD1" w:rsidR="00171EA1" w:rsidRDefault="00484671" w:rsidP="00412F18">
            <w:pPr>
              <w:pStyle w:val="TableParagraph"/>
              <w:rPr>
                <w:rFonts w:ascii="Times New Roman"/>
                <w:sz w:val="20"/>
                <w:szCs w:val="20"/>
              </w:rPr>
            </w:pPr>
            <w:r>
              <w:rPr>
                <w:rFonts w:ascii="Times New Roman"/>
                <w:sz w:val="20"/>
                <w:szCs w:val="20"/>
              </w:rPr>
              <w:t>2</w:t>
            </w:r>
            <w:r w:rsidR="00577861">
              <w:rPr>
                <w:rFonts w:ascii="Times New Roman"/>
                <w:sz w:val="20"/>
                <w:szCs w:val="20"/>
              </w:rPr>
              <w:t>2</w:t>
            </w:r>
            <w:r>
              <w:rPr>
                <w:rFonts w:ascii="Times New Roman"/>
                <w:sz w:val="20"/>
                <w:szCs w:val="20"/>
              </w:rPr>
              <w:t>/</w:t>
            </w:r>
            <w:r w:rsidR="006866AC">
              <w:rPr>
                <w:rFonts w:ascii="Times New Roman"/>
                <w:sz w:val="20"/>
                <w:szCs w:val="20"/>
              </w:rPr>
              <w:t>8</w:t>
            </w:r>
            <w:r w:rsidR="00CE2393">
              <w:rPr>
                <w:rFonts w:ascii="Times New Roman"/>
                <w:sz w:val="20"/>
                <w:szCs w:val="20"/>
              </w:rPr>
              <w:t>/2025</w:t>
            </w:r>
          </w:p>
        </w:tc>
        <w:tc>
          <w:tcPr>
            <w:tcW w:w="1515" w:type="dxa"/>
          </w:tcPr>
          <w:p w14:paraId="182564B9" w14:textId="15B4E8DC" w:rsidR="00171EA1" w:rsidRDefault="26B51632" w:rsidP="00412F18">
            <w:pPr>
              <w:pStyle w:val="TableParagraph"/>
              <w:rPr>
                <w:rFonts w:ascii="Times New Roman"/>
                <w:sz w:val="20"/>
                <w:szCs w:val="20"/>
              </w:rPr>
            </w:pPr>
            <w:r w:rsidRPr="199336C9">
              <w:rPr>
                <w:rFonts w:ascii="Times New Roman"/>
                <w:sz w:val="20"/>
                <w:szCs w:val="20"/>
              </w:rPr>
              <w:t xml:space="preserve">6 </w:t>
            </w:r>
            <w:r w:rsidRPr="3FD41573">
              <w:rPr>
                <w:rFonts w:ascii="Times New Roman"/>
                <w:sz w:val="20"/>
                <w:szCs w:val="20"/>
              </w:rPr>
              <w:t>Hours</w:t>
            </w:r>
          </w:p>
        </w:tc>
        <w:tc>
          <w:tcPr>
            <w:tcW w:w="4581" w:type="dxa"/>
          </w:tcPr>
          <w:p w14:paraId="6D95D2E3" w14:textId="148C81A7" w:rsidR="00171EA1" w:rsidRDefault="00EA31DF" w:rsidP="00412F18">
            <w:pPr>
              <w:pStyle w:val="TableParagraph"/>
              <w:rPr>
                <w:rFonts w:ascii="Times New Roman"/>
                <w:sz w:val="20"/>
                <w:szCs w:val="20"/>
              </w:rPr>
            </w:pPr>
            <w:r w:rsidRPr="0F944B6B">
              <w:rPr>
                <w:rFonts w:ascii="Times New Roman"/>
                <w:sz w:val="20"/>
                <w:szCs w:val="20"/>
              </w:rPr>
              <w:t>Brainstorming about the air quality</w:t>
            </w:r>
            <w:r w:rsidR="3182F565" w:rsidRPr="0F944B6B">
              <w:rPr>
                <w:rFonts w:ascii="Times New Roman"/>
                <w:sz w:val="20"/>
                <w:szCs w:val="20"/>
              </w:rPr>
              <w:t>/</w:t>
            </w:r>
            <w:r w:rsidR="3182F565" w:rsidRPr="75FB3D2B">
              <w:rPr>
                <w:rFonts w:ascii="Times New Roman"/>
                <w:sz w:val="20"/>
                <w:szCs w:val="20"/>
              </w:rPr>
              <w:t xml:space="preserve"> </w:t>
            </w:r>
            <w:r w:rsidR="3182F565" w:rsidRPr="2F5EFD4A">
              <w:rPr>
                <w:rFonts w:ascii="Times New Roman"/>
                <w:sz w:val="20"/>
                <w:szCs w:val="20"/>
              </w:rPr>
              <w:t xml:space="preserve">Make a </w:t>
            </w:r>
            <w:r w:rsidR="3182F565" w:rsidRPr="199336C9">
              <w:rPr>
                <w:rFonts w:ascii="Times New Roman"/>
                <w:sz w:val="20"/>
                <w:szCs w:val="20"/>
              </w:rPr>
              <w:t>Draft</w:t>
            </w:r>
          </w:p>
        </w:tc>
        <w:tc>
          <w:tcPr>
            <w:tcW w:w="1597" w:type="dxa"/>
          </w:tcPr>
          <w:p w14:paraId="27C84BD2" w14:textId="5503FB2F" w:rsidR="00171EA1" w:rsidRDefault="003E589F" w:rsidP="00412F18">
            <w:pPr>
              <w:pStyle w:val="TableParagraph"/>
              <w:rPr>
                <w:rFonts w:ascii="Times New Roman"/>
                <w:sz w:val="20"/>
                <w:szCs w:val="20"/>
              </w:rPr>
            </w:pPr>
            <w:r w:rsidRPr="79BE882B">
              <w:rPr>
                <w:rFonts w:ascii="Times New Roman"/>
                <w:sz w:val="20"/>
                <w:szCs w:val="20"/>
              </w:rPr>
              <w:t>JA</w:t>
            </w:r>
            <w:r w:rsidR="78CF87D2" w:rsidRPr="79BE882B">
              <w:rPr>
                <w:rFonts w:ascii="Times New Roman"/>
                <w:sz w:val="20"/>
                <w:szCs w:val="20"/>
              </w:rPr>
              <w:t>/</w:t>
            </w:r>
            <w:r w:rsidR="78CF87D2" w:rsidRPr="5D2EF103">
              <w:rPr>
                <w:rFonts w:ascii="Times New Roman"/>
                <w:sz w:val="20"/>
                <w:szCs w:val="20"/>
              </w:rPr>
              <w:t>CT</w:t>
            </w:r>
            <w:r w:rsidR="78CF87D2" w:rsidRPr="3FDDECCC">
              <w:rPr>
                <w:rFonts w:ascii="Times New Roman"/>
                <w:sz w:val="20"/>
                <w:szCs w:val="20"/>
              </w:rPr>
              <w:t>/MT</w:t>
            </w:r>
          </w:p>
        </w:tc>
      </w:tr>
      <w:tr w:rsidR="00171EA1" w14:paraId="7476640E" w14:textId="77777777" w:rsidTr="6C3F4910">
        <w:trPr>
          <w:trHeight w:val="300"/>
        </w:trPr>
        <w:tc>
          <w:tcPr>
            <w:tcW w:w="1258" w:type="dxa"/>
          </w:tcPr>
          <w:p w14:paraId="1E52B82A" w14:textId="34F92875" w:rsidR="00171EA1" w:rsidRDefault="00577861" w:rsidP="00412F18">
            <w:pPr>
              <w:pStyle w:val="TableParagraph"/>
              <w:rPr>
                <w:rFonts w:ascii="Times New Roman"/>
                <w:sz w:val="20"/>
              </w:rPr>
            </w:pPr>
            <w:r>
              <w:rPr>
                <w:rFonts w:ascii="Times New Roman"/>
                <w:sz w:val="20"/>
              </w:rPr>
              <w:t>25/8/2025</w:t>
            </w:r>
          </w:p>
        </w:tc>
        <w:tc>
          <w:tcPr>
            <w:tcW w:w="1515" w:type="dxa"/>
          </w:tcPr>
          <w:p w14:paraId="666FDF20" w14:textId="621B27B9" w:rsidR="00171EA1" w:rsidRDefault="007C189E" w:rsidP="00412F18">
            <w:pPr>
              <w:pStyle w:val="TableParagraph"/>
              <w:rPr>
                <w:rFonts w:ascii="Times New Roman"/>
                <w:sz w:val="20"/>
              </w:rPr>
            </w:pPr>
            <w:r>
              <w:rPr>
                <w:rFonts w:ascii="Times New Roman"/>
                <w:sz w:val="20"/>
              </w:rPr>
              <w:t>6 Hours</w:t>
            </w:r>
          </w:p>
        </w:tc>
        <w:tc>
          <w:tcPr>
            <w:tcW w:w="4581" w:type="dxa"/>
          </w:tcPr>
          <w:p w14:paraId="6CCFAD7B" w14:textId="441B7A47" w:rsidR="00171EA1" w:rsidRDefault="0095057C" w:rsidP="00412F18">
            <w:pPr>
              <w:pStyle w:val="TableParagraph"/>
              <w:rPr>
                <w:rFonts w:ascii="Times New Roman"/>
                <w:sz w:val="20"/>
              </w:rPr>
            </w:pPr>
            <w:r>
              <w:rPr>
                <w:rFonts w:ascii="Times New Roman"/>
                <w:sz w:val="20"/>
              </w:rPr>
              <w:t xml:space="preserve">Writing </w:t>
            </w:r>
            <w:r w:rsidR="00B07B4B">
              <w:rPr>
                <w:rFonts w:ascii="Times New Roman"/>
                <w:sz w:val="20"/>
              </w:rPr>
              <w:t xml:space="preserve">2 </w:t>
            </w:r>
            <w:r w:rsidR="00723EAF">
              <w:rPr>
                <w:rFonts w:ascii="Times New Roman"/>
                <w:sz w:val="20"/>
              </w:rPr>
              <w:t>literature</w:t>
            </w:r>
            <w:r w:rsidR="00E33546">
              <w:rPr>
                <w:rFonts w:ascii="Times New Roman"/>
                <w:sz w:val="20"/>
              </w:rPr>
              <w:t xml:space="preserve"> reviews</w:t>
            </w:r>
          </w:p>
        </w:tc>
        <w:tc>
          <w:tcPr>
            <w:tcW w:w="1597" w:type="dxa"/>
          </w:tcPr>
          <w:p w14:paraId="763F463C" w14:textId="4BBBD941" w:rsidR="00171EA1" w:rsidRDefault="003E589F" w:rsidP="00412F18">
            <w:pPr>
              <w:pStyle w:val="TableParagraph"/>
              <w:rPr>
                <w:rFonts w:ascii="Times New Roman"/>
                <w:sz w:val="20"/>
                <w:szCs w:val="20"/>
              </w:rPr>
            </w:pPr>
            <w:r w:rsidRPr="30DDA565">
              <w:rPr>
                <w:rFonts w:ascii="Times New Roman"/>
                <w:sz w:val="20"/>
                <w:szCs w:val="20"/>
              </w:rPr>
              <w:t>J</w:t>
            </w:r>
            <w:r w:rsidR="21D25DBF" w:rsidRPr="30DDA565">
              <w:rPr>
                <w:rFonts w:ascii="Times New Roman"/>
                <w:sz w:val="20"/>
                <w:szCs w:val="20"/>
              </w:rPr>
              <w:t>A/CT/MT</w:t>
            </w:r>
          </w:p>
        </w:tc>
      </w:tr>
      <w:tr w:rsidR="00171EA1" w14:paraId="0C29CE63" w14:textId="77777777" w:rsidTr="1A9E4957">
        <w:trPr>
          <w:trHeight w:val="395"/>
        </w:trPr>
        <w:tc>
          <w:tcPr>
            <w:tcW w:w="1258" w:type="dxa"/>
          </w:tcPr>
          <w:p w14:paraId="7CE95B74" w14:textId="1B78475D" w:rsidR="00171EA1" w:rsidRDefault="001C487C" w:rsidP="00412F18">
            <w:pPr>
              <w:pStyle w:val="TableParagraph"/>
              <w:rPr>
                <w:rFonts w:ascii="Times New Roman"/>
                <w:sz w:val="20"/>
              </w:rPr>
            </w:pPr>
            <w:r>
              <w:rPr>
                <w:rFonts w:ascii="Times New Roman"/>
                <w:sz w:val="20"/>
              </w:rPr>
              <w:t>1/</w:t>
            </w:r>
            <w:r w:rsidR="005934C5">
              <w:rPr>
                <w:rFonts w:ascii="Times New Roman"/>
                <w:sz w:val="20"/>
              </w:rPr>
              <w:t>9/2025</w:t>
            </w:r>
          </w:p>
        </w:tc>
        <w:tc>
          <w:tcPr>
            <w:tcW w:w="1515" w:type="dxa"/>
          </w:tcPr>
          <w:p w14:paraId="1F666069" w14:textId="4224AA53" w:rsidR="00171EA1" w:rsidRDefault="00581106" w:rsidP="00412F18">
            <w:pPr>
              <w:pStyle w:val="TableParagraph"/>
              <w:rPr>
                <w:rFonts w:ascii="Times New Roman"/>
                <w:sz w:val="20"/>
              </w:rPr>
            </w:pPr>
            <w:r>
              <w:rPr>
                <w:rFonts w:ascii="Times New Roman"/>
                <w:sz w:val="20"/>
              </w:rPr>
              <w:t>4 Hours</w:t>
            </w:r>
          </w:p>
        </w:tc>
        <w:tc>
          <w:tcPr>
            <w:tcW w:w="4581" w:type="dxa"/>
          </w:tcPr>
          <w:p w14:paraId="358D6BF2" w14:textId="48735D3C" w:rsidR="00171EA1" w:rsidRDefault="00581106" w:rsidP="00412F18">
            <w:pPr>
              <w:pStyle w:val="TableParagraph"/>
              <w:rPr>
                <w:rFonts w:ascii="Times New Roman"/>
                <w:sz w:val="20"/>
              </w:rPr>
            </w:pPr>
            <w:r>
              <w:rPr>
                <w:rFonts w:ascii="Times New Roman"/>
                <w:sz w:val="20"/>
              </w:rPr>
              <w:t xml:space="preserve">Exploring the dataset </w:t>
            </w:r>
          </w:p>
        </w:tc>
        <w:tc>
          <w:tcPr>
            <w:tcW w:w="1597" w:type="dxa"/>
          </w:tcPr>
          <w:p w14:paraId="0D72E78D" w14:textId="20F18D47" w:rsidR="00171EA1" w:rsidRDefault="21D25DBF" w:rsidP="00412F18">
            <w:pPr>
              <w:pStyle w:val="TableParagraph"/>
              <w:rPr>
                <w:rFonts w:ascii="Times New Roman"/>
                <w:sz w:val="20"/>
                <w:szCs w:val="20"/>
              </w:rPr>
            </w:pPr>
            <w:r w:rsidRPr="30DDA565">
              <w:rPr>
                <w:rFonts w:ascii="Times New Roman"/>
                <w:sz w:val="20"/>
                <w:szCs w:val="20"/>
              </w:rPr>
              <w:t>JA/CT/MT</w:t>
            </w:r>
          </w:p>
        </w:tc>
      </w:tr>
      <w:tr w:rsidR="00171EA1" w14:paraId="75BF1B61" w14:textId="77777777" w:rsidTr="1A9E4957">
        <w:trPr>
          <w:trHeight w:val="397"/>
        </w:trPr>
        <w:tc>
          <w:tcPr>
            <w:tcW w:w="1258" w:type="dxa"/>
          </w:tcPr>
          <w:p w14:paraId="3ADF6E5A" w14:textId="73692FC5" w:rsidR="00171EA1" w:rsidRDefault="007B2EFC" w:rsidP="00412F18">
            <w:pPr>
              <w:pStyle w:val="TableParagraph"/>
              <w:rPr>
                <w:rFonts w:ascii="Times New Roman"/>
                <w:sz w:val="20"/>
              </w:rPr>
            </w:pPr>
            <w:r>
              <w:rPr>
                <w:rFonts w:ascii="Times New Roman"/>
                <w:sz w:val="20"/>
              </w:rPr>
              <w:t>2/9/2</w:t>
            </w:r>
            <w:r w:rsidR="009213B0">
              <w:rPr>
                <w:rFonts w:ascii="Times New Roman"/>
                <w:sz w:val="20"/>
              </w:rPr>
              <w:t>0</w:t>
            </w:r>
            <w:r>
              <w:rPr>
                <w:rFonts w:ascii="Times New Roman"/>
                <w:sz w:val="20"/>
              </w:rPr>
              <w:t>25</w:t>
            </w:r>
          </w:p>
        </w:tc>
        <w:tc>
          <w:tcPr>
            <w:tcW w:w="1515" w:type="dxa"/>
          </w:tcPr>
          <w:p w14:paraId="289949FD" w14:textId="0C89D832" w:rsidR="00171EA1" w:rsidRDefault="00A255FA" w:rsidP="00412F18">
            <w:pPr>
              <w:pStyle w:val="TableParagraph"/>
              <w:rPr>
                <w:rFonts w:ascii="Times New Roman"/>
                <w:sz w:val="20"/>
              </w:rPr>
            </w:pPr>
            <w:r>
              <w:rPr>
                <w:rFonts w:ascii="Times New Roman"/>
                <w:sz w:val="20"/>
              </w:rPr>
              <w:t>4 Hours</w:t>
            </w:r>
          </w:p>
        </w:tc>
        <w:tc>
          <w:tcPr>
            <w:tcW w:w="4581" w:type="dxa"/>
          </w:tcPr>
          <w:p w14:paraId="1BB839D7" w14:textId="6D90F6EF" w:rsidR="00171EA1" w:rsidRDefault="00581106" w:rsidP="00412F18">
            <w:pPr>
              <w:pStyle w:val="TableParagraph"/>
              <w:rPr>
                <w:rFonts w:ascii="Times New Roman"/>
                <w:sz w:val="20"/>
              </w:rPr>
            </w:pPr>
            <w:r>
              <w:rPr>
                <w:rFonts w:ascii="Times New Roman"/>
                <w:sz w:val="20"/>
              </w:rPr>
              <w:t xml:space="preserve">Clean the dataset </w:t>
            </w:r>
          </w:p>
        </w:tc>
        <w:tc>
          <w:tcPr>
            <w:tcW w:w="1597" w:type="dxa"/>
          </w:tcPr>
          <w:p w14:paraId="058FB929" w14:textId="5DA2C3B6" w:rsidR="00171EA1" w:rsidRDefault="21D25DBF" w:rsidP="00412F18">
            <w:pPr>
              <w:pStyle w:val="TableParagraph"/>
              <w:rPr>
                <w:rFonts w:ascii="Times New Roman"/>
                <w:sz w:val="20"/>
                <w:szCs w:val="20"/>
              </w:rPr>
            </w:pPr>
            <w:r w:rsidRPr="30DDA565">
              <w:rPr>
                <w:rFonts w:ascii="Times New Roman"/>
                <w:sz w:val="20"/>
                <w:szCs w:val="20"/>
              </w:rPr>
              <w:t>JA/CT/MT</w:t>
            </w:r>
          </w:p>
        </w:tc>
      </w:tr>
      <w:tr w:rsidR="00171EA1" w14:paraId="489E49A9" w14:textId="77777777" w:rsidTr="1A9E4957">
        <w:trPr>
          <w:trHeight w:val="395"/>
        </w:trPr>
        <w:tc>
          <w:tcPr>
            <w:tcW w:w="1258" w:type="dxa"/>
          </w:tcPr>
          <w:p w14:paraId="3F8A4F00" w14:textId="1E4BE304" w:rsidR="00171EA1" w:rsidRDefault="00271065" w:rsidP="00412F18">
            <w:pPr>
              <w:pStyle w:val="TableParagraph"/>
              <w:rPr>
                <w:rFonts w:ascii="Times New Roman"/>
                <w:sz w:val="20"/>
              </w:rPr>
            </w:pPr>
            <w:r>
              <w:rPr>
                <w:rFonts w:ascii="Times New Roman"/>
                <w:sz w:val="20"/>
              </w:rPr>
              <w:t>12/9/2025</w:t>
            </w:r>
          </w:p>
        </w:tc>
        <w:tc>
          <w:tcPr>
            <w:tcW w:w="1515" w:type="dxa"/>
          </w:tcPr>
          <w:p w14:paraId="38058918" w14:textId="1F7E0CC2" w:rsidR="00171EA1" w:rsidRDefault="725C1779" w:rsidP="00412F18">
            <w:pPr>
              <w:pStyle w:val="TableParagraph"/>
              <w:rPr>
                <w:rFonts w:ascii="Times New Roman"/>
                <w:sz w:val="20"/>
                <w:szCs w:val="20"/>
              </w:rPr>
            </w:pPr>
            <w:r w:rsidRPr="657A6A36">
              <w:rPr>
                <w:rFonts w:ascii="Times New Roman"/>
                <w:sz w:val="20"/>
                <w:szCs w:val="20"/>
              </w:rPr>
              <w:t>6</w:t>
            </w:r>
            <w:r w:rsidR="000A50AE" w:rsidRPr="657A6A36">
              <w:rPr>
                <w:rFonts w:ascii="Times New Roman"/>
                <w:sz w:val="20"/>
                <w:szCs w:val="20"/>
              </w:rPr>
              <w:t xml:space="preserve"> Hours</w:t>
            </w:r>
          </w:p>
        </w:tc>
        <w:tc>
          <w:tcPr>
            <w:tcW w:w="4581" w:type="dxa"/>
          </w:tcPr>
          <w:p w14:paraId="47692C3E" w14:textId="1F38E14A" w:rsidR="00171EA1" w:rsidRDefault="007F2FAE" w:rsidP="00412F18">
            <w:pPr>
              <w:pStyle w:val="TableParagraph"/>
              <w:rPr>
                <w:rFonts w:ascii="Times New Roman"/>
                <w:sz w:val="20"/>
              </w:rPr>
            </w:pPr>
            <w:r>
              <w:rPr>
                <w:rFonts w:ascii="Times New Roman"/>
                <w:sz w:val="20"/>
              </w:rPr>
              <w:t>Writing</w:t>
            </w:r>
            <w:r w:rsidR="007E6EC7">
              <w:rPr>
                <w:rFonts w:ascii="Times New Roman"/>
                <w:sz w:val="20"/>
              </w:rPr>
              <w:t xml:space="preserve"> </w:t>
            </w:r>
            <w:r w:rsidR="004E0D02">
              <w:rPr>
                <w:rFonts w:ascii="Times New Roman"/>
                <w:sz w:val="20"/>
              </w:rPr>
              <w:t>project proposal</w:t>
            </w:r>
          </w:p>
        </w:tc>
        <w:tc>
          <w:tcPr>
            <w:tcW w:w="1597" w:type="dxa"/>
          </w:tcPr>
          <w:p w14:paraId="28D32E27" w14:textId="1EB826E8" w:rsidR="00171EA1" w:rsidRDefault="003E589F" w:rsidP="00412F18">
            <w:pPr>
              <w:pStyle w:val="TableParagraph"/>
              <w:rPr>
                <w:rFonts w:ascii="Times New Roman"/>
                <w:sz w:val="20"/>
                <w:szCs w:val="20"/>
              </w:rPr>
            </w:pPr>
            <w:r w:rsidRPr="64ACFCE4">
              <w:rPr>
                <w:rFonts w:ascii="Times New Roman"/>
                <w:sz w:val="20"/>
                <w:szCs w:val="20"/>
              </w:rPr>
              <w:t>J</w:t>
            </w:r>
            <w:r w:rsidR="0F4DDF8C" w:rsidRPr="64ACFCE4">
              <w:rPr>
                <w:rFonts w:ascii="Times New Roman"/>
                <w:sz w:val="20"/>
                <w:szCs w:val="20"/>
              </w:rPr>
              <w:t>A/CT/MT</w:t>
            </w:r>
          </w:p>
        </w:tc>
      </w:tr>
      <w:tr w:rsidR="0096159B" w14:paraId="15FABD9F" w14:textId="77777777" w:rsidTr="1A9E4957">
        <w:trPr>
          <w:trHeight w:val="398"/>
        </w:trPr>
        <w:tc>
          <w:tcPr>
            <w:tcW w:w="1258" w:type="dxa"/>
          </w:tcPr>
          <w:p w14:paraId="7B7CBAC6" w14:textId="1FBB355F" w:rsidR="0096159B" w:rsidRDefault="00FA030B" w:rsidP="0096159B">
            <w:pPr>
              <w:pStyle w:val="TableParagraph"/>
              <w:rPr>
                <w:rFonts w:ascii="Times New Roman"/>
                <w:sz w:val="20"/>
                <w:szCs w:val="20"/>
              </w:rPr>
            </w:pPr>
            <w:r>
              <w:rPr>
                <w:rFonts w:ascii="Times New Roman"/>
                <w:sz w:val="20"/>
                <w:szCs w:val="20"/>
              </w:rPr>
              <w:t>20</w:t>
            </w:r>
            <w:r w:rsidR="002A2D87">
              <w:rPr>
                <w:rFonts w:ascii="Times New Roman"/>
                <w:sz w:val="20"/>
                <w:szCs w:val="20"/>
              </w:rPr>
              <w:t>/9/2025</w:t>
            </w:r>
          </w:p>
        </w:tc>
        <w:tc>
          <w:tcPr>
            <w:tcW w:w="1515" w:type="dxa"/>
          </w:tcPr>
          <w:p w14:paraId="7B162AB9" w14:textId="2AAF8917" w:rsidR="0096159B" w:rsidRDefault="0096159B" w:rsidP="0096159B">
            <w:pPr>
              <w:pStyle w:val="TableParagraph"/>
              <w:rPr>
                <w:rFonts w:ascii="Times New Roman"/>
                <w:sz w:val="20"/>
                <w:szCs w:val="20"/>
              </w:rPr>
            </w:pPr>
            <w:r>
              <w:rPr>
                <w:rFonts w:ascii="Times New Roman"/>
                <w:sz w:val="20"/>
                <w:szCs w:val="20"/>
              </w:rPr>
              <w:t>4 Hours</w:t>
            </w:r>
          </w:p>
        </w:tc>
        <w:tc>
          <w:tcPr>
            <w:tcW w:w="4581" w:type="dxa"/>
          </w:tcPr>
          <w:p w14:paraId="1C71F185" w14:textId="2C93A0DA" w:rsidR="0096159B" w:rsidRDefault="0096159B" w:rsidP="0096159B">
            <w:pPr>
              <w:pStyle w:val="TableParagraph"/>
              <w:rPr>
                <w:rFonts w:ascii="Times New Roman"/>
                <w:sz w:val="20"/>
                <w:szCs w:val="20"/>
              </w:rPr>
            </w:pPr>
            <w:r>
              <w:rPr>
                <w:rFonts w:ascii="Times New Roman"/>
                <w:sz w:val="20"/>
                <w:szCs w:val="20"/>
              </w:rPr>
              <w:t>Implementing supervisors</w:t>
            </w:r>
            <w:r>
              <w:rPr>
                <w:rFonts w:ascii="Times New Roman"/>
                <w:sz w:val="20"/>
                <w:szCs w:val="20"/>
              </w:rPr>
              <w:t>’</w:t>
            </w:r>
            <w:r>
              <w:rPr>
                <w:rFonts w:ascii="Times New Roman"/>
                <w:sz w:val="20"/>
                <w:szCs w:val="20"/>
              </w:rPr>
              <w:t xml:space="preserve"> f</w:t>
            </w:r>
            <w:r w:rsidRPr="3AAEBC60">
              <w:rPr>
                <w:rFonts w:ascii="Times New Roman"/>
                <w:sz w:val="20"/>
                <w:szCs w:val="20"/>
              </w:rPr>
              <w:t xml:space="preserve">eedback </w:t>
            </w:r>
          </w:p>
        </w:tc>
        <w:tc>
          <w:tcPr>
            <w:tcW w:w="1597" w:type="dxa"/>
          </w:tcPr>
          <w:p w14:paraId="5A4B4DF6" w14:textId="00591F2D" w:rsidR="0096159B" w:rsidRDefault="0096159B" w:rsidP="0096159B">
            <w:pPr>
              <w:pStyle w:val="TableParagraph"/>
              <w:rPr>
                <w:rFonts w:ascii="Times New Roman"/>
                <w:sz w:val="20"/>
                <w:szCs w:val="20"/>
              </w:rPr>
            </w:pPr>
            <w:r w:rsidRPr="144C3EC8">
              <w:rPr>
                <w:rFonts w:ascii="Times New Roman"/>
                <w:sz w:val="20"/>
                <w:szCs w:val="20"/>
              </w:rPr>
              <w:t>JA/CT/MT</w:t>
            </w:r>
          </w:p>
        </w:tc>
      </w:tr>
      <w:tr w:rsidR="0096159B" w14:paraId="285ECA53" w14:textId="77777777" w:rsidTr="1A9E4957">
        <w:trPr>
          <w:trHeight w:val="398"/>
        </w:trPr>
        <w:tc>
          <w:tcPr>
            <w:tcW w:w="1258" w:type="dxa"/>
          </w:tcPr>
          <w:p w14:paraId="4F493BC7" w14:textId="56E3D5B3" w:rsidR="0096159B" w:rsidRDefault="00FB1BAC" w:rsidP="0096159B">
            <w:pPr>
              <w:pStyle w:val="TableParagraph"/>
              <w:rPr>
                <w:rFonts w:ascii="Times New Roman"/>
                <w:sz w:val="20"/>
                <w:szCs w:val="20"/>
              </w:rPr>
            </w:pPr>
            <w:r>
              <w:rPr>
                <w:rFonts w:ascii="Times New Roman"/>
                <w:sz w:val="20"/>
                <w:szCs w:val="20"/>
              </w:rPr>
              <w:t>29</w:t>
            </w:r>
            <w:r w:rsidR="0096159B" w:rsidRPr="1A9E4957">
              <w:rPr>
                <w:rFonts w:ascii="Times New Roman"/>
                <w:sz w:val="20"/>
                <w:szCs w:val="20"/>
              </w:rPr>
              <w:t>/9/2025</w:t>
            </w:r>
          </w:p>
        </w:tc>
        <w:tc>
          <w:tcPr>
            <w:tcW w:w="1515" w:type="dxa"/>
          </w:tcPr>
          <w:p w14:paraId="49ED4E99" w14:textId="17869681" w:rsidR="0096159B" w:rsidRDefault="0096159B" w:rsidP="0096159B">
            <w:pPr>
              <w:pStyle w:val="TableParagraph"/>
              <w:rPr>
                <w:rFonts w:ascii="Times New Roman"/>
                <w:sz w:val="20"/>
                <w:szCs w:val="20"/>
              </w:rPr>
            </w:pPr>
            <w:r w:rsidRPr="1A9E4957">
              <w:rPr>
                <w:rFonts w:ascii="Times New Roman"/>
                <w:sz w:val="20"/>
                <w:szCs w:val="20"/>
              </w:rPr>
              <w:t>8 Hours</w:t>
            </w:r>
          </w:p>
          <w:p w14:paraId="478711EA" w14:textId="47AB63A9" w:rsidR="0096159B" w:rsidRDefault="0096159B" w:rsidP="0096159B">
            <w:pPr>
              <w:pStyle w:val="TableParagraph"/>
              <w:rPr>
                <w:rFonts w:ascii="Times New Roman"/>
                <w:sz w:val="20"/>
                <w:szCs w:val="20"/>
              </w:rPr>
            </w:pPr>
          </w:p>
        </w:tc>
        <w:tc>
          <w:tcPr>
            <w:tcW w:w="4581" w:type="dxa"/>
          </w:tcPr>
          <w:p w14:paraId="23C728EF" w14:textId="3E8991F8" w:rsidR="0096159B" w:rsidRDefault="0096159B" w:rsidP="0096159B">
            <w:pPr>
              <w:pStyle w:val="TableParagraph"/>
              <w:rPr>
                <w:rFonts w:ascii="Times New Roman"/>
                <w:sz w:val="20"/>
                <w:szCs w:val="20"/>
              </w:rPr>
            </w:pPr>
            <w:r w:rsidRPr="1A9E4957">
              <w:rPr>
                <w:rFonts w:ascii="Times New Roman"/>
                <w:sz w:val="20"/>
                <w:szCs w:val="20"/>
              </w:rPr>
              <w:t>Started Building the prototype/ Research about the gaps</w:t>
            </w:r>
          </w:p>
        </w:tc>
        <w:tc>
          <w:tcPr>
            <w:tcW w:w="1597" w:type="dxa"/>
          </w:tcPr>
          <w:p w14:paraId="2A7A1405" w14:textId="603E2A13" w:rsidR="0096159B" w:rsidRDefault="0096159B" w:rsidP="0096159B">
            <w:pPr>
              <w:pStyle w:val="TableParagraph"/>
              <w:rPr>
                <w:rFonts w:ascii="Times New Roman"/>
                <w:sz w:val="20"/>
                <w:szCs w:val="20"/>
              </w:rPr>
            </w:pPr>
            <w:r w:rsidRPr="7CF78CC4">
              <w:rPr>
                <w:rFonts w:ascii="Times New Roman"/>
                <w:sz w:val="20"/>
                <w:szCs w:val="20"/>
              </w:rPr>
              <w:t>JA/CT/MT</w:t>
            </w:r>
          </w:p>
        </w:tc>
      </w:tr>
      <w:tr w:rsidR="0096159B" w14:paraId="41171BC0" w14:textId="77777777" w:rsidTr="1A9E4957">
        <w:trPr>
          <w:trHeight w:val="395"/>
        </w:trPr>
        <w:tc>
          <w:tcPr>
            <w:tcW w:w="1258" w:type="dxa"/>
          </w:tcPr>
          <w:p w14:paraId="5784A911" w14:textId="2C854988" w:rsidR="0096159B" w:rsidRDefault="00FB1BAC" w:rsidP="0096159B">
            <w:pPr>
              <w:pStyle w:val="TableParagraph"/>
              <w:rPr>
                <w:rFonts w:ascii="Times New Roman"/>
                <w:sz w:val="20"/>
              </w:rPr>
            </w:pPr>
            <w:r>
              <w:rPr>
                <w:rFonts w:ascii="Times New Roman"/>
                <w:sz w:val="20"/>
              </w:rPr>
              <w:t>4</w:t>
            </w:r>
            <w:r w:rsidR="0096159B">
              <w:rPr>
                <w:rFonts w:ascii="Times New Roman"/>
                <w:sz w:val="20"/>
              </w:rPr>
              <w:t>/</w:t>
            </w:r>
            <w:r>
              <w:rPr>
                <w:rFonts w:ascii="Times New Roman"/>
                <w:sz w:val="20"/>
              </w:rPr>
              <w:t>10</w:t>
            </w:r>
            <w:r w:rsidR="0096159B">
              <w:rPr>
                <w:rFonts w:ascii="Times New Roman"/>
                <w:sz w:val="20"/>
              </w:rPr>
              <w:t>/2025</w:t>
            </w:r>
          </w:p>
        </w:tc>
        <w:tc>
          <w:tcPr>
            <w:tcW w:w="1515" w:type="dxa"/>
          </w:tcPr>
          <w:p w14:paraId="1756E5FE" w14:textId="7799E881" w:rsidR="0096159B" w:rsidRDefault="0096159B" w:rsidP="0096159B">
            <w:pPr>
              <w:pStyle w:val="TableParagraph"/>
              <w:rPr>
                <w:rFonts w:ascii="Times New Roman"/>
                <w:sz w:val="20"/>
              </w:rPr>
            </w:pPr>
            <w:r>
              <w:rPr>
                <w:rFonts w:ascii="Times New Roman"/>
                <w:sz w:val="20"/>
              </w:rPr>
              <w:t xml:space="preserve">8 Hours </w:t>
            </w:r>
          </w:p>
        </w:tc>
        <w:tc>
          <w:tcPr>
            <w:tcW w:w="4581" w:type="dxa"/>
          </w:tcPr>
          <w:p w14:paraId="7BC1FB90" w14:textId="59E2B126" w:rsidR="0096159B" w:rsidRDefault="0096159B" w:rsidP="0096159B">
            <w:pPr>
              <w:pStyle w:val="TableParagraph"/>
              <w:rPr>
                <w:rFonts w:ascii="Times New Roman"/>
                <w:sz w:val="20"/>
                <w:szCs w:val="20"/>
              </w:rPr>
            </w:pPr>
            <w:r>
              <w:rPr>
                <w:rFonts w:ascii="Times New Roman"/>
                <w:sz w:val="20"/>
                <w:szCs w:val="20"/>
              </w:rPr>
              <w:t>Implementing supervisors</w:t>
            </w:r>
            <w:r>
              <w:rPr>
                <w:rFonts w:ascii="Times New Roman"/>
                <w:sz w:val="20"/>
                <w:szCs w:val="20"/>
              </w:rPr>
              <w:t>’</w:t>
            </w:r>
            <w:r>
              <w:rPr>
                <w:rFonts w:ascii="Times New Roman"/>
                <w:sz w:val="20"/>
                <w:szCs w:val="20"/>
              </w:rPr>
              <w:t xml:space="preserve"> f</w:t>
            </w:r>
            <w:r w:rsidRPr="3AAEBC60">
              <w:rPr>
                <w:rFonts w:ascii="Times New Roman"/>
                <w:sz w:val="20"/>
                <w:szCs w:val="20"/>
              </w:rPr>
              <w:t xml:space="preserve">eedback </w:t>
            </w:r>
            <w:r>
              <w:rPr>
                <w:rFonts w:ascii="Times New Roman"/>
                <w:sz w:val="20"/>
                <w:szCs w:val="20"/>
              </w:rPr>
              <w:t xml:space="preserve"> </w:t>
            </w:r>
          </w:p>
        </w:tc>
        <w:tc>
          <w:tcPr>
            <w:tcW w:w="1597" w:type="dxa"/>
          </w:tcPr>
          <w:p w14:paraId="5BDCCFA7" w14:textId="4DB1C7F4" w:rsidR="0096159B" w:rsidRDefault="0096159B" w:rsidP="0096159B">
            <w:pPr>
              <w:pStyle w:val="TableParagraph"/>
              <w:rPr>
                <w:rFonts w:ascii="Times New Roman"/>
                <w:sz w:val="20"/>
                <w:szCs w:val="20"/>
              </w:rPr>
            </w:pPr>
            <w:r w:rsidRPr="7CF78CC4">
              <w:rPr>
                <w:rFonts w:ascii="Times New Roman"/>
                <w:sz w:val="20"/>
                <w:szCs w:val="20"/>
              </w:rPr>
              <w:t>JA/CT/MT</w:t>
            </w:r>
          </w:p>
        </w:tc>
      </w:tr>
      <w:tr w:rsidR="0096159B" w14:paraId="725EFBCE" w14:textId="77777777" w:rsidTr="1A9E4957">
        <w:trPr>
          <w:trHeight w:val="398"/>
        </w:trPr>
        <w:tc>
          <w:tcPr>
            <w:tcW w:w="1258" w:type="dxa"/>
          </w:tcPr>
          <w:p w14:paraId="2E9065AD" w14:textId="18D8A187" w:rsidR="0096159B" w:rsidRDefault="00FB1BAC" w:rsidP="0096159B">
            <w:pPr>
              <w:pStyle w:val="TableParagraph"/>
              <w:rPr>
                <w:rFonts w:ascii="Times New Roman"/>
                <w:sz w:val="20"/>
              </w:rPr>
            </w:pPr>
            <w:r>
              <w:rPr>
                <w:rFonts w:ascii="Times New Roman"/>
                <w:sz w:val="20"/>
              </w:rPr>
              <w:t>9</w:t>
            </w:r>
            <w:r w:rsidR="0096159B">
              <w:rPr>
                <w:rFonts w:ascii="Times New Roman"/>
                <w:sz w:val="20"/>
              </w:rPr>
              <w:t>/</w:t>
            </w:r>
            <w:r>
              <w:rPr>
                <w:rFonts w:ascii="Times New Roman"/>
                <w:sz w:val="20"/>
              </w:rPr>
              <w:t>10</w:t>
            </w:r>
            <w:r w:rsidR="0096159B">
              <w:rPr>
                <w:rFonts w:ascii="Times New Roman"/>
                <w:sz w:val="20"/>
              </w:rPr>
              <w:t>/2025</w:t>
            </w:r>
          </w:p>
        </w:tc>
        <w:tc>
          <w:tcPr>
            <w:tcW w:w="1515" w:type="dxa"/>
          </w:tcPr>
          <w:p w14:paraId="749957EA" w14:textId="3488594A" w:rsidR="0096159B" w:rsidRDefault="0096159B" w:rsidP="0096159B">
            <w:pPr>
              <w:pStyle w:val="TableParagraph"/>
              <w:rPr>
                <w:rFonts w:ascii="Times New Roman"/>
                <w:sz w:val="20"/>
              </w:rPr>
            </w:pPr>
            <w:r>
              <w:rPr>
                <w:rFonts w:ascii="Times New Roman"/>
                <w:sz w:val="20"/>
              </w:rPr>
              <w:t>3 Hours</w:t>
            </w:r>
          </w:p>
        </w:tc>
        <w:tc>
          <w:tcPr>
            <w:tcW w:w="4581" w:type="dxa"/>
          </w:tcPr>
          <w:p w14:paraId="39CEA372" w14:textId="7EA3294E" w:rsidR="0096159B" w:rsidRDefault="0096159B" w:rsidP="0096159B">
            <w:pPr>
              <w:pStyle w:val="TableParagraph"/>
              <w:rPr>
                <w:rFonts w:ascii="Times New Roman"/>
                <w:sz w:val="20"/>
              </w:rPr>
            </w:pPr>
            <w:r>
              <w:rPr>
                <w:rFonts w:ascii="Times New Roman"/>
                <w:sz w:val="20"/>
              </w:rPr>
              <w:t>Removing negative pollutant readings</w:t>
            </w:r>
          </w:p>
        </w:tc>
        <w:tc>
          <w:tcPr>
            <w:tcW w:w="1597" w:type="dxa"/>
          </w:tcPr>
          <w:p w14:paraId="47611492" w14:textId="763C811A" w:rsidR="0096159B" w:rsidRDefault="0096159B" w:rsidP="0096159B">
            <w:pPr>
              <w:pStyle w:val="TableParagraph"/>
              <w:rPr>
                <w:rFonts w:ascii="Times New Roman"/>
                <w:sz w:val="20"/>
                <w:szCs w:val="20"/>
              </w:rPr>
            </w:pPr>
            <w:r w:rsidRPr="000B287D">
              <w:rPr>
                <w:rFonts w:ascii="Times New Roman"/>
                <w:sz w:val="20"/>
                <w:szCs w:val="20"/>
              </w:rPr>
              <w:t>JA</w:t>
            </w:r>
            <w:r w:rsidRPr="45C2C94E">
              <w:rPr>
                <w:rFonts w:ascii="Times New Roman"/>
                <w:sz w:val="20"/>
                <w:szCs w:val="20"/>
              </w:rPr>
              <w:t>/CT/MT</w:t>
            </w:r>
          </w:p>
        </w:tc>
      </w:tr>
      <w:tr w:rsidR="0096159B" w14:paraId="4B54C058" w14:textId="77777777" w:rsidTr="1A9E4957">
        <w:trPr>
          <w:trHeight w:val="395"/>
        </w:trPr>
        <w:tc>
          <w:tcPr>
            <w:tcW w:w="1258" w:type="dxa"/>
          </w:tcPr>
          <w:p w14:paraId="40EEF4B6" w14:textId="348F2A6B" w:rsidR="0096159B" w:rsidRDefault="00FB1BAC" w:rsidP="0096159B">
            <w:pPr>
              <w:pStyle w:val="TableParagraph"/>
              <w:rPr>
                <w:rFonts w:ascii="Times New Roman"/>
                <w:sz w:val="20"/>
              </w:rPr>
            </w:pPr>
            <w:r>
              <w:rPr>
                <w:rFonts w:ascii="Times New Roman"/>
                <w:sz w:val="20"/>
              </w:rPr>
              <w:t>17</w:t>
            </w:r>
            <w:r w:rsidR="00FF3432">
              <w:rPr>
                <w:rFonts w:ascii="Times New Roman"/>
                <w:sz w:val="20"/>
              </w:rPr>
              <w:t>/10/2025</w:t>
            </w:r>
          </w:p>
        </w:tc>
        <w:tc>
          <w:tcPr>
            <w:tcW w:w="1515" w:type="dxa"/>
          </w:tcPr>
          <w:p w14:paraId="2A2ED318" w14:textId="61AB5AC7" w:rsidR="0096159B" w:rsidRDefault="0096159B" w:rsidP="0096159B">
            <w:pPr>
              <w:pStyle w:val="TableParagraph"/>
              <w:rPr>
                <w:rFonts w:ascii="Times New Roman"/>
                <w:sz w:val="20"/>
              </w:rPr>
            </w:pPr>
            <w:r>
              <w:rPr>
                <w:rFonts w:ascii="Times New Roman"/>
                <w:sz w:val="20"/>
              </w:rPr>
              <w:t>7 Hours</w:t>
            </w:r>
          </w:p>
        </w:tc>
        <w:tc>
          <w:tcPr>
            <w:tcW w:w="4581" w:type="dxa"/>
          </w:tcPr>
          <w:p w14:paraId="6165058D" w14:textId="37C78E94" w:rsidR="0096159B" w:rsidRDefault="0096159B" w:rsidP="0096159B">
            <w:pPr>
              <w:pStyle w:val="TableParagraph"/>
              <w:rPr>
                <w:rFonts w:ascii="Times New Roman"/>
                <w:sz w:val="20"/>
              </w:rPr>
            </w:pPr>
            <w:r>
              <w:rPr>
                <w:rFonts w:ascii="Times New Roman"/>
                <w:sz w:val="20"/>
              </w:rPr>
              <w:t>Coding/making dashboard</w:t>
            </w:r>
          </w:p>
        </w:tc>
        <w:tc>
          <w:tcPr>
            <w:tcW w:w="1597" w:type="dxa"/>
          </w:tcPr>
          <w:p w14:paraId="7B92D726" w14:textId="5DBBEC38" w:rsidR="0096159B" w:rsidRDefault="0096159B" w:rsidP="0096159B">
            <w:pPr>
              <w:pStyle w:val="TableParagraph"/>
              <w:rPr>
                <w:rFonts w:ascii="Times New Roman"/>
                <w:sz w:val="20"/>
                <w:szCs w:val="20"/>
              </w:rPr>
            </w:pPr>
            <w:r w:rsidRPr="000B287D">
              <w:rPr>
                <w:rFonts w:ascii="Times New Roman"/>
                <w:sz w:val="20"/>
                <w:szCs w:val="20"/>
              </w:rPr>
              <w:t>JA/CT/MT</w:t>
            </w:r>
          </w:p>
        </w:tc>
      </w:tr>
      <w:tr w:rsidR="0096159B" w14:paraId="7C86BB67" w14:textId="77777777" w:rsidTr="1A9E4957">
        <w:trPr>
          <w:trHeight w:val="397"/>
        </w:trPr>
        <w:tc>
          <w:tcPr>
            <w:tcW w:w="1258" w:type="dxa"/>
          </w:tcPr>
          <w:p w14:paraId="0D63CD68" w14:textId="4A70D2DA" w:rsidR="0096159B" w:rsidRDefault="00FB1BAC" w:rsidP="0096159B">
            <w:pPr>
              <w:pStyle w:val="TableParagraph"/>
              <w:rPr>
                <w:rFonts w:ascii="Times New Roman"/>
                <w:sz w:val="20"/>
              </w:rPr>
            </w:pPr>
            <w:r>
              <w:rPr>
                <w:rFonts w:ascii="Times New Roman"/>
                <w:sz w:val="20"/>
              </w:rPr>
              <w:t>2</w:t>
            </w:r>
            <w:r w:rsidR="00E13AFA">
              <w:rPr>
                <w:rFonts w:ascii="Times New Roman"/>
                <w:sz w:val="20"/>
              </w:rPr>
              <w:t>4</w:t>
            </w:r>
            <w:r w:rsidR="00FF3432">
              <w:rPr>
                <w:rFonts w:ascii="Times New Roman"/>
                <w:sz w:val="20"/>
              </w:rPr>
              <w:t>/10/2025</w:t>
            </w:r>
          </w:p>
        </w:tc>
        <w:tc>
          <w:tcPr>
            <w:tcW w:w="1515" w:type="dxa"/>
          </w:tcPr>
          <w:p w14:paraId="48CBD5AA" w14:textId="0E3574BD" w:rsidR="0096159B" w:rsidRDefault="00C32573" w:rsidP="0096159B">
            <w:pPr>
              <w:pStyle w:val="TableParagraph"/>
              <w:rPr>
                <w:rFonts w:ascii="Times New Roman"/>
                <w:sz w:val="20"/>
              </w:rPr>
            </w:pPr>
            <w:r>
              <w:rPr>
                <w:rFonts w:ascii="Times New Roman"/>
                <w:sz w:val="20"/>
              </w:rPr>
              <w:t>8 Hours</w:t>
            </w:r>
          </w:p>
        </w:tc>
        <w:tc>
          <w:tcPr>
            <w:tcW w:w="4581" w:type="dxa"/>
          </w:tcPr>
          <w:p w14:paraId="4ED0AE27" w14:textId="60DDF20F" w:rsidR="0096159B" w:rsidRDefault="0096159B" w:rsidP="0096159B">
            <w:pPr>
              <w:pStyle w:val="TableParagraph"/>
              <w:rPr>
                <w:rFonts w:ascii="Times New Roman"/>
                <w:sz w:val="20"/>
                <w:szCs w:val="20"/>
              </w:rPr>
            </w:pPr>
            <w:r w:rsidRPr="0AA993E4">
              <w:rPr>
                <w:rFonts w:ascii="Times New Roman"/>
                <w:sz w:val="20"/>
                <w:szCs w:val="20"/>
              </w:rPr>
              <w:t xml:space="preserve">Started Building the prototype/ </w:t>
            </w:r>
            <w:r w:rsidRPr="597AF886">
              <w:rPr>
                <w:rFonts w:ascii="Times New Roman"/>
                <w:sz w:val="20"/>
                <w:szCs w:val="20"/>
              </w:rPr>
              <w:t>Research about the gaps</w:t>
            </w:r>
          </w:p>
        </w:tc>
        <w:tc>
          <w:tcPr>
            <w:tcW w:w="1597" w:type="dxa"/>
          </w:tcPr>
          <w:p w14:paraId="36B5EE60" w14:textId="3B172D26" w:rsidR="0096159B" w:rsidRDefault="0096159B" w:rsidP="0096159B">
            <w:pPr>
              <w:pStyle w:val="TableParagraph"/>
              <w:rPr>
                <w:rFonts w:ascii="Times New Roman"/>
                <w:sz w:val="20"/>
                <w:szCs w:val="20"/>
              </w:rPr>
            </w:pPr>
            <w:r w:rsidRPr="45EBD894">
              <w:rPr>
                <w:rFonts w:ascii="Times New Roman"/>
                <w:sz w:val="20"/>
                <w:szCs w:val="20"/>
              </w:rPr>
              <w:t>JA</w:t>
            </w:r>
            <w:r w:rsidRPr="000B287D">
              <w:rPr>
                <w:rFonts w:ascii="Times New Roman"/>
                <w:sz w:val="20"/>
                <w:szCs w:val="20"/>
              </w:rPr>
              <w:t>/CT/MT</w:t>
            </w:r>
          </w:p>
        </w:tc>
      </w:tr>
      <w:tr w:rsidR="0096159B" w14:paraId="55A47DB7" w14:textId="77777777" w:rsidTr="1A9E4957">
        <w:trPr>
          <w:trHeight w:val="398"/>
        </w:trPr>
        <w:tc>
          <w:tcPr>
            <w:tcW w:w="1258" w:type="dxa"/>
          </w:tcPr>
          <w:p w14:paraId="57D05926" w14:textId="67BF7B7D" w:rsidR="0096159B" w:rsidRDefault="00E13AFA" w:rsidP="0096159B">
            <w:pPr>
              <w:pStyle w:val="TableParagraph"/>
              <w:rPr>
                <w:rFonts w:ascii="Times New Roman"/>
                <w:sz w:val="20"/>
              </w:rPr>
            </w:pPr>
            <w:r>
              <w:rPr>
                <w:rFonts w:ascii="Times New Roman"/>
                <w:sz w:val="20"/>
              </w:rPr>
              <w:t>2</w:t>
            </w:r>
            <w:r w:rsidR="00B4571D">
              <w:rPr>
                <w:rFonts w:ascii="Times New Roman"/>
                <w:sz w:val="20"/>
              </w:rPr>
              <w:t>8</w:t>
            </w:r>
            <w:r w:rsidR="00FF3432">
              <w:rPr>
                <w:rFonts w:ascii="Times New Roman"/>
                <w:sz w:val="20"/>
              </w:rPr>
              <w:t>/10/2025</w:t>
            </w:r>
          </w:p>
        </w:tc>
        <w:tc>
          <w:tcPr>
            <w:tcW w:w="1515" w:type="dxa"/>
          </w:tcPr>
          <w:p w14:paraId="6EF8F506" w14:textId="15F7BB28" w:rsidR="0096159B" w:rsidRDefault="4CA8C64B" w:rsidP="0096159B">
            <w:pPr>
              <w:pStyle w:val="TableParagraph"/>
              <w:rPr>
                <w:rFonts w:ascii="Times New Roman"/>
                <w:sz w:val="20"/>
                <w:szCs w:val="20"/>
              </w:rPr>
            </w:pPr>
            <w:r w:rsidRPr="3B7FC94F">
              <w:rPr>
                <w:rFonts w:ascii="Times New Roman"/>
                <w:sz w:val="20"/>
                <w:szCs w:val="20"/>
              </w:rPr>
              <w:t>6</w:t>
            </w:r>
            <w:r w:rsidR="00C32573" w:rsidRPr="3B7FC94F">
              <w:rPr>
                <w:rFonts w:ascii="Times New Roman"/>
                <w:sz w:val="20"/>
                <w:szCs w:val="20"/>
              </w:rPr>
              <w:t xml:space="preserve"> Hours</w:t>
            </w:r>
          </w:p>
        </w:tc>
        <w:tc>
          <w:tcPr>
            <w:tcW w:w="4581" w:type="dxa"/>
          </w:tcPr>
          <w:p w14:paraId="5FDCC86F" w14:textId="21379F43" w:rsidR="0096159B" w:rsidRDefault="0096159B" w:rsidP="0096159B">
            <w:pPr>
              <w:pStyle w:val="TableParagraph"/>
              <w:rPr>
                <w:rFonts w:ascii="Times New Roman"/>
                <w:sz w:val="20"/>
              </w:rPr>
            </w:pPr>
            <w:r>
              <w:rPr>
                <w:rFonts w:ascii="Times New Roman"/>
                <w:sz w:val="20"/>
                <w:szCs w:val="20"/>
              </w:rPr>
              <w:t>Implementing supervisors</w:t>
            </w:r>
            <w:r>
              <w:rPr>
                <w:rFonts w:ascii="Times New Roman"/>
                <w:sz w:val="20"/>
                <w:szCs w:val="20"/>
              </w:rPr>
              <w:t>’</w:t>
            </w:r>
            <w:r>
              <w:rPr>
                <w:rFonts w:ascii="Times New Roman"/>
                <w:sz w:val="20"/>
                <w:szCs w:val="20"/>
              </w:rPr>
              <w:t xml:space="preserve"> f</w:t>
            </w:r>
            <w:r w:rsidRPr="3AAEBC60">
              <w:rPr>
                <w:rFonts w:ascii="Times New Roman"/>
                <w:sz w:val="20"/>
                <w:szCs w:val="20"/>
              </w:rPr>
              <w:t xml:space="preserve">eedback </w:t>
            </w:r>
          </w:p>
        </w:tc>
        <w:tc>
          <w:tcPr>
            <w:tcW w:w="1597" w:type="dxa"/>
          </w:tcPr>
          <w:p w14:paraId="340241D6" w14:textId="1C317D5E" w:rsidR="0096159B" w:rsidRDefault="0096159B" w:rsidP="0096159B">
            <w:pPr>
              <w:pStyle w:val="TableParagraph"/>
              <w:rPr>
                <w:rFonts w:ascii="Times New Roman"/>
                <w:sz w:val="20"/>
                <w:szCs w:val="20"/>
              </w:rPr>
            </w:pPr>
            <w:r w:rsidRPr="1EA75A22">
              <w:rPr>
                <w:rFonts w:ascii="Times New Roman"/>
                <w:sz w:val="20"/>
                <w:szCs w:val="20"/>
              </w:rPr>
              <w:t>JA/CT/MT</w:t>
            </w:r>
          </w:p>
        </w:tc>
      </w:tr>
      <w:tr w:rsidR="0096159B" w14:paraId="2355ED84" w14:textId="77777777" w:rsidTr="1A9E4957">
        <w:trPr>
          <w:trHeight w:val="395"/>
        </w:trPr>
        <w:tc>
          <w:tcPr>
            <w:tcW w:w="1258" w:type="dxa"/>
          </w:tcPr>
          <w:p w14:paraId="2277C08E" w14:textId="56E65063" w:rsidR="0096159B" w:rsidRDefault="00281149" w:rsidP="0096159B">
            <w:pPr>
              <w:pStyle w:val="TableParagraph"/>
              <w:rPr>
                <w:rFonts w:ascii="Times New Roman"/>
                <w:sz w:val="20"/>
              </w:rPr>
            </w:pPr>
            <w:r>
              <w:rPr>
                <w:rFonts w:ascii="Times New Roman"/>
                <w:sz w:val="20"/>
              </w:rPr>
              <w:t>3/11/2025</w:t>
            </w:r>
          </w:p>
        </w:tc>
        <w:tc>
          <w:tcPr>
            <w:tcW w:w="1515" w:type="dxa"/>
          </w:tcPr>
          <w:p w14:paraId="6722D0B7" w14:textId="05BBC1A3" w:rsidR="0096159B" w:rsidRDefault="69AFB7A9" w:rsidP="0096159B">
            <w:pPr>
              <w:pStyle w:val="TableParagraph"/>
              <w:rPr>
                <w:rFonts w:ascii="Times New Roman"/>
                <w:sz w:val="20"/>
                <w:szCs w:val="20"/>
              </w:rPr>
            </w:pPr>
            <w:r w:rsidRPr="689EF3DA">
              <w:rPr>
                <w:rFonts w:ascii="Times New Roman"/>
                <w:sz w:val="20"/>
                <w:szCs w:val="20"/>
              </w:rPr>
              <w:t>7 Hours</w:t>
            </w:r>
          </w:p>
        </w:tc>
        <w:tc>
          <w:tcPr>
            <w:tcW w:w="4581" w:type="dxa"/>
          </w:tcPr>
          <w:p w14:paraId="3DADE11C" w14:textId="42021B2F" w:rsidR="0096159B" w:rsidRDefault="69AFB7A9" w:rsidP="0096159B">
            <w:pPr>
              <w:pStyle w:val="TableParagraph"/>
              <w:rPr>
                <w:rFonts w:ascii="Times New Roman"/>
                <w:sz w:val="20"/>
                <w:szCs w:val="20"/>
              </w:rPr>
            </w:pPr>
            <w:r w:rsidRPr="689EF3DA">
              <w:rPr>
                <w:rFonts w:ascii="Times New Roman"/>
                <w:sz w:val="20"/>
                <w:szCs w:val="20"/>
              </w:rPr>
              <w:t>Researching about the data gaps/ rebuilding the forecasting section</w:t>
            </w:r>
          </w:p>
        </w:tc>
        <w:tc>
          <w:tcPr>
            <w:tcW w:w="1597" w:type="dxa"/>
          </w:tcPr>
          <w:p w14:paraId="52A1C6D6" w14:textId="3FB4B5E1" w:rsidR="0096159B" w:rsidRDefault="0096159B" w:rsidP="0096159B">
            <w:pPr>
              <w:pStyle w:val="TableParagraph"/>
              <w:rPr>
                <w:rFonts w:ascii="Times New Roman"/>
                <w:sz w:val="20"/>
                <w:szCs w:val="20"/>
              </w:rPr>
            </w:pPr>
            <w:r w:rsidRPr="1547BF90">
              <w:rPr>
                <w:rFonts w:ascii="Times New Roman"/>
                <w:sz w:val="20"/>
                <w:szCs w:val="20"/>
              </w:rPr>
              <w:t>JA</w:t>
            </w:r>
            <w:r w:rsidRPr="1EA75A22">
              <w:rPr>
                <w:rFonts w:ascii="Times New Roman"/>
                <w:sz w:val="20"/>
                <w:szCs w:val="20"/>
              </w:rPr>
              <w:t>/CT/MT</w:t>
            </w:r>
          </w:p>
        </w:tc>
      </w:tr>
      <w:tr w:rsidR="0096159B" w14:paraId="12275510" w14:textId="77777777" w:rsidTr="1A9E4957">
        <w:trPr>
          <w:trHeight w:val="398"/>
        </w:trPr>
        <w:tc>
          <w:tcPr>
            <w:tcW w:w="1258" w:type="dxa"/>
          </w:tcPr>
          <w:p w14:paraId="32859867" w14:textId="6A83ABDB" w:rsidR="0096159B" w:rsidRDefault="00196FF3" w:rsidP="0096159B">
            <w:pPr>
              <w:pStyle w:val="TableParagraph"/>
              <w:rPr>
                <w:rFonts w:ascii="Times New Roman"/>
                <w:sz w:val="20"/>
              </w:rPr>
            </w:pPr>
            <w:r>
              <w:rPr>
                <w:rFonts w:ascii="Times New Roman"/>
                <w:sz w:val="20"/>
              </w:rPr>
              <w:t>21/11/2025</w:t>
            </w:r>
          </w:p>
        </w:tc>
        <w:tc>
          <w:tcPr>
            <w:tcW w:w="1515" w:type="dxa"/>
          </w:tcPr>
          <w:p w14:paraId="4A346AC7" w14:textId="6C1E3C69" w:rsidR="0096159B" w:rsidRDefault="008857BE" w:rsidP="0096159B">
            <w:pPr>
              <w:pStyle w:val="TableParagraph"/>
              <w:rPr>
                <w:rFonts w:ascii="Times New Roman"/>
                <w:sz w:val="20"/>
              </w:rPr>
            </w:pPr>
            <w:r>
              <w:rPr>
                <w:rFonts w:ascii="Times New Roman"/>
                <w:sz w:val="20"/>
              </w:rPr>
              <w:t>6 Hours</w:t>
            </w:r>
          </w:p>
        </w:tc>
        <w:tc>
          <w:tcPr>
            <w:tcW w:w="4581" w:type="dxa"/>
          </w:tcPr>
          <w:p w14:paraId="57F13972" w14:textId="0FD48ADA" w:rsidR="0096159B" w:rsidRDefault="008857BE" w:rsidP="0096159B">
            <w:pPr>
              <w:pStyle w:val="TableParagraph"/>
              <w:rPr>
                <w:rFonts w:ascii="Times New Roman"/>
                <w:sz w:val="20"/>
              </w:rPr>
            </w:pPr>
            <w:r>
              <w:rPr>
                <w:rFonts w:ascii="Times New Roman"/>
                <w:sz w:val="20"/>
              </w:rPr>
              <w:t>Finalize</w:t>
            </w:r>
            <w:r w:rsidR="00476994">
              <w:rPr>
                <w:rFonts w:ascii="Times New Roman"/>
                <w:sz w:val="20"/>
              </w:rPr>
              <w:t xml:space="preserve"> </w:t>
            </w:r>
            <w:r w:rsidR="002E75BD">
              <w:rPr>
                <w:rFonts w:ascii="Times New Roman"/>
                <w:sz w:val="20"/>
              </w:rPr>
              <w:t>assessment 2</w:t>
            </w:r>
          </w:p>
        </w:tc>
        <w:tc>
          <w:tcPr>
            <w:tcW w:w="1597" w:type="dxa"/>
          </w:tcPr>
          <w:p w14:paraId="5C35AC7E" w14:textId="31C755DB" w:rsidR="0096159B" w:rsidRDefault="0096159B" w:rsidP="0096159B">
            <w:pPr>
              <w:pStyle w:val="TableParagraph"/>
              <w:rPr>
                <w:rFonts w:ascii="Times New Roman"/>
                <w:sz w:val="20"/>
                <w:szCs w:val="20"/>
              </w:rPr>
            </w:pPr>
            <w:r w:rsidRPr="1547BF90">
              <w:rPr>
                <w:rFonts w:ascii="Times New Roman"/>
                <w:sz w:val="20"/>
                <w:szCs w:val="20"/>
              </w:rPr>
              <w:t>JA/CT/MT</w:t>
            </w:r>
          </w:p>
        </w:tc>
      </w:tr>
      <w:tr w:rsidR="00265879" w14:paraId="47347395" w14:textId="77777777" w:rsidTr="1A9E4957">
        <w:trPr>
          <w:trHeight w:val="396"/>
        </w:trPr>
        <w:tc>
          <w:tcPr>
            <w:tcW w:w="1258" w:type="dxa"/>
          </w:tcPr>
          <w:p w14:paraId="09F700E3" w14:textId="125686FB" w:rsidR="00265879" w:rsidRDefault="00C130F6" w:rsidP="00265879">
            <w:pPr>
              <w:pStyle w:val="TableParagraph"/>
              <w:rPr>
                <w:rFonts w:ascii="Times New Roman"/>
                <w:sz w:val="20"/>
              </w:rPr>
            </w:pPr>
            <w:r>
              <w:rPr>
                <w:rFonts w:ascii="Times New Roman"/>
                <w:sz w:val="20"/>
              </w:rPr>
              <w:t>26</w:t>
            </w:r>
            <w:r w:rsidR="00265879">
              <w:rPr>
                <w:rFonts w:ascii="Times New Roman"/>
                <w:sz w:val="20"/>
              </w:rPr>
              <w:t>/1</w:t>
            </w:r>
            <w:r w:rsidR="00E43FB7">
              <w:rPr>
                <w:rFonts w:ascii="Times New Roman"/>
                <w:sz w:val="20"/>
              </w:rPr>
              <w:t>1</w:t>
            </w:r>
            <w:r w:rsidR="00265879">
              <w:rPr>
                <w:rFonts w:ascii="Times New Roman"/>
                <w:sz w:val="20"/>
              </w:rPr>
              <w:t>/2025</w:t>
            </w:r>
          </w:p>
        </w:tc>
        <w:tc>
          <w:tcPr>
            <w:tcW w:w="1515" w:type="dxa"/>
          </w:tcPr>
          <w:p w14:paraId="63E9AF2C" w14:textId="70B8BEBF" w:rsidR="00265879" w:rsidRDefault="00265879" w:rsidP="00265879">
            <w:pPr>
              <w:pStyle w:val="TableParagraph"/>
              <w:rPr>
                <w:rFonts w:ascii="Times New Roman"/>
                <w:sz w:val="20"/>
              </w:rPr>
            </w:pPr>
            <w:r>
              <w:rPr>
                <w:rFonts w:ascii="Times New Roman"/>
                <w:sz w:val="20"/>
              </w:rPr>
              <w:t>4 Hours</w:t>
            </w:r>
          </w:p>
        </w:tc>
        <w:tc>
          <w:tcPr>
            <w:tcW w:w="4581" w:type="dxa"/>
          </w:tcPr>
          <w:p w14:paraId="16F2195B" w14:textId="4A6C6EDA" w:rsidR="00265879" w:rsidRDefault="00265879" w:rsidP="00265879">
            <w:pPr>
              <w:pStyle w:val="TableParagraph"/>
              <w:rPr>
                <w:rFonts w:ascii="Times New Roman"/>
                <w:sz w:val="20"/>
              </w:rPr>
            </w:pPr>
            <w:r>
              <w:rPr>
                <w:rFonts w:ascii="Times New Roman"/>
                <w:sz w:val="20"/>
              </w:rPr>
              <w:t>Making presentation</w:t>
            </w:r>
          </w:p>
        </w:tc>
        <w:tc>
          <w:tcPr>
            <w:tcW w:w="1597" w:type="dxa"/>
          </w:tcPr>
          <w:p w14:paraId="60C380E3" w14:textId="7012EC02" w:rsidR="00265879" w:rsidRDefault="00265879" w:rsidP="00265879">
            <w:pPr>
              <w:pStyle w:val="TableParagraph"/>
              <w:rPr>
                <w:rFonts w:ascii="Times New Roman"/>
                <w:sz w:val="20"/>
                <w:szCs w:val="20"/>
              </w:rPr>
            </w:pPr>
            <w:r w:rsidRPr="7F171723">
              <w:rPr>
                <w:rFonts w:ascii="Times New Roman"/>
                <w:sz w:val="20"/>
                <w:szCs w:val="20"/>
              </w:rPr>
              <w:t>JA</w:t>
            </w:r>
            <w:r w:rsidRPr="5EB189EF">
              <w:rPr>
                <w:rFonts w:ascii="Times New Roman"/>
                <w:sz w:val="20"/>
                <w:szCs w:val="20"/>
              </w:rPr>
              <w:t>/CT/MT</w:t>
            </w:r>
          </w:p>
        </w:tc>
      </w:tr>
      <w:tr w:rsidR="0045220F" w14:paraId="768EC4A4" w14:textId="77777777" w:rsidTr="1A9E4957">
        <w:trPr>
          <w:trHeight w:val="397"/>
        </w:trPr>
        <w:tc>
          <w:tcPr>
            <w:tcW w:w="1258" w:type="dxa"/>
          </w:tcPr>
          <w:p w14:paraId="42430348" w14:textId="7A5F5A18" w:rsidR="0045220F" w:rsidRDefault="0045220F" w:rsidP="0045220F">
            <w:pPr>
              <w:pStyle w:val="TableParagraph"/>
              <w:rPr>
                <w:rFonts w:ascii="Times New Roman"/>
                <w:sz w:val="20"/>
              </w:rPr>
            </w:pPr>
            <w:r>
              <w:rPr>
                <w:rFonts w:ascii="Times New Roman"/>
                <w:sz w:val="20"/>
              </w:rPr>
              <w:t>7/12/2025</w:t>
            </w:r>
          </w:p>
        </w:tc>
        <w:tc>
          <w:tcPr>
            <w:tcW w:w="1515" w:type="dxa"/>
          </w:tcPr>
          <w:p w14:paraId="1FE1A711" w14:textId="1E4BA6FD" w:rsidR="0045220F" w:rsidRDefault="00265879" w:rsidP="0045220F">
            <w:pPr>
              <w:pStyle w:val="TableParagraph"/>
              <w:rPr>
                <w:rFonts w:ascii="Times New Roman"/>
                <w:sz w:val="20"/>
              </w:rPr>
            </w:pPr>
            <w:r>
              <w:rPr>
                <w:rFonts w:ascii="Times New Roman"/>
                <w:sz w:val="20"/>
              </w:rPr>
              <w:t>2</w:t>
            </w:r>
            <w:r w:rsidR="0045220F">
              <w:rPr>
                <w:rFonts w:ascii="Times New Roman"/>
                <w:sz w:val="20"/>
              </w:rPr>
              <w:t xml:space="preserve"> Hours</w:t>
            </w:r>
          </w:p>
        </w:tc>
        <w:tc>
          <w:tcPr>
            <w:tcW w:w="4581" w:type="dxa"/>
          </w:tcPr>
          <w:p w14:paraId="2ED2FCB6" w14:textId="38C1A71D" w:rsidR="0045220F" w:rsidRDefault="00265879" w:rsidP="0045220F">
            <w:pPr>
              <w:pStyle w:val="TableParagraph"/>
              <w:rPr>
                <w:rFonts w:ascii="Times New Roman"/>
                <w:sz w:val="20"/>
              </w:rPr>
            </w:pPr>
            <w:r>
              <w:rPr>
                <w:rFonts w:ascii="Times New Roman"/>
                <w:sz w:val="20"/>
              </w:rPr>
              <w:t>Setting up GitHub</w:t>
            </w:r>
          </w:p>
        </w:tc>
        <w:tc>
          <w:tcPr>
            <w:tcW w:w="1597" w:type="dxa"/>
          </w:tcPr>
          <w:p w14:paraId="6F359B2B" w14:textId="468A8D94" w:rsidR="0045220F" w:rsidRDefault="0045220F" w:rsidP="0045220F">
            <w:pPr>
              <w:pStyle w:val="TableParagraph"/>
              <w:rPr>
                <w:rFonts w:ascii="Times New Roman"/>
                <w:sz w:val="20"/>
                <w:szCs w:val="20"/>
              </w:rPr>
            </w:pPr>
            <w:r w:rsidRPr="7F171723">
              <w:rPr>
                <w:rFonts w:ascii="Times New Roman"/>
                <w:sz w:val="20"/>
                <w:szCs w:val="20"/>
              </w:rPr>
              <w:t>JA/CT/MT</w:t>
            </w:r>
          </w:p>
        </w:tc>
      </w:tr>
    </w:tbl>
    <w:p w14:paraId="5E1AC9E0" w14:textId="77777777" w:rsidR="00171EA1" w:rsidRDefault="00171EA1" w:rsidP="00ED506D"/>
    <w:p w14:paraId="6D3E9212" w14:textId="149F268E" w:rsidR="00171EA1" w:rsidRPr="008C05F9" w:rsidRDefault="00171EA1" w:rsidP="008C05F9">
      <w:r>
        <w:t>Total</w:t>
      </w:r>
      <w:r>
        <w:rPr>
          <w:spacing w:val="-2"/>
        </w:rPr>
        <w:t xml:space="preserve"> </w:t>
      </w:r>
      <w:r>
        <w:t>Hours</w:t>
      </w:r>
      <w:r>
        <w:rPr>
          <w:spacing w:val="-2"/>
        </w:rPr>
        <w:t xml:space="preserve"> </w:t>
      </w:r>
      <w:r>
        <w:t>of</w:t>
      </w:r>
      <w:r>
        <w:rPr>
          <w:spacing w:val="-2"/>
        </w:rPr>
        <w:t xml:space="preserve"> </w:t>
      </w:r>
      <w:r>
        <w:t>Capstone</w:t>
      </w:r>
      <w:r>
        <w:rPr>
          <w:spacing w:val="-2"/>
        </w:rPr>
        <w:t xml:space="preserve"> </w:t>
      </w:r>
      <w:r>
        <w:t>Project</w:t>
      </w:r>
      <w:r>
        <w:rPr>
          <w:spacing w:val="-4"/>
        </w:rPr>
        <w:t xml:space="preserve"> </w:t>
      </w:r>
      <w:r>
        <w:t>=</w:t>
      </w:r>
      <w:r>
        <w:rPr>
          <w:spacing w:val="-2"/>
        </w:rPr>
        <w:t xml:space="preserve"> </w:t>
      </w:r>
      <w:r w:rsidR="006B3A74">
        <w:rPr>
          <w:spacing w:val="-2"/>
        </w:rPr>
        <w:t>81 Hours</w:t>
      </w:r>
    </w:p>
    <w:p w14:paraId="2A9DF1E9" w14:textId="54545A3E" w:rsidR="00171EA1" w:rsidRDefault="008C05F9" w:rsidP="00171EA1">
      <w:pPr>
        <w:pStyle w:val="BodyText"/>
        <w:tabs>
          <w:tab w:val="left" w:pos="6845"/>
          <w:tab w:val="left" w:pos="9617"/>
        </w:tabs>
        <w:ind w:left="592"/>
        <w:sectPr w:rsidR="00171EA1" w:rsidSect="00171EA1">
          <w:pgSz w:w="11910" w:h="16840"/>
          <w:pgMar w:top="1920" w:right="708" w:bottom="840" w:left="992" w:header="0" w:footer="648" w:gutter="0"/>
          <w:cols w:space="720"/>
        </w:sectPr>
      </w:pPr>
      <w:r>
        <w:rPr>
          <w:noProof/>
          <w14:ligatures w14:val="standardContextual"/>
        </w:rPr>
        <mc:AlternateContent>
          <mc:Choice Requires="wpi">
            <w:drawing>
              <wp:anchor distT="0" distB="0" distL="114300" distR="114300" simplePos="0" relativeHeight="251658294" behindDoc="0" locked="0" layoutInCell="1" allowOverlap="1" wp14:anchorId="4316E918" wp14:editId="416B0DDF">
                <wp:simplePos x="0" y="0"/>
                <wp:positionH relativeFrom="column">
                  <wp:posOffset>2499631</wp:posOffset>
                </wp:positionH>
                <wp:positionV relativeFrom="paragraph">
                  <wp:posOffset>151923</wp:posOffset>
                </wp:positionV>
                <wp:extent cx="83160" cy="14400"/>
                <wp:effectExtent l="38100" t="38100" r="50800" b="43180"/>
                <wp:wrapNone/>
                <wp:docPr id="1198101482" name="Ink 98"/>
                <wp:cNvGraphicFramePr/>
                <a:graphic xmlns:a="http://schemas.openxmlformats.org/drawingml/2006/main">
                  <a:graphicData uri="http://schemas.microsoft.com/office/word/2010/wordprocessingInk">
                    <w14:contentPart bwMode="auto" r:id="rId32">
                      <w14:nvContentPartPr>
                        <w14:cNvContentPartPr/>
                      </w14:nvContentPartPr>
                      <w14:xfrm>
                        <a:off x="0" y="0"/>
                        <a:ext cx="83160" cy="14400"/>
                      </w14:xfrm>
                    </w14:contentPart>
                  </a:graphicData>
                </a:graphic>
              </wp:anchor>
            </w:drawing>
          </mc:Choice>
          <mc:Fallback>
            <w:pict>
              <v:shape w14:anchorId="4BC22340" id="Ink 98" o:spid="_x0000_s1026" type="#_x0000_t75" style="position:absolute;margin-left:196.3pt;margin-top:11.45pt;width:7.55pt;height:2.15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">
                <v:imagedata r:id="rId33" o:title=""/>
              </v:shape>
            </w:pict>
          </mc:Fallback>
        </mc:AlternateContent>
      </w:r>
      <w:r>
        <w:rPr>
          <w:noProof/>
          <w14:ligatures w14:val="standardContextual"/>
        </w:rPr>
        <mc:AlternateContent>
          <mc:Choice Requires="wpi">
            <w:drawing>
              <wp:anchor distT="0" distB="0" distL="114300" distR="114300" simplePos="0" relativeHeight="251658293" behindDoc="0" locked="0" layoutInCell="1" allowOverlap="1" wp14:anchorId="013B9A88" wp14:editId="0661F806">
                <wp:simplePos x="0" y="0"/>
                <wp:positionH relativeFrom="column">
                  <wp:posOffset>2545711</wp:posOffset>
                </wp:positionH>
                <wp:positionV relativeFrom="paragraph">
                  <wp:posOffset>92163</wp:posOffset>
                </wp:positionV>
                <wp:extent cx="360" cy="215640"/>
                <wp:effectExtent l="38100" t="38100" r="38100" b="51435"/>
                <wp:wrapNone/>
                <wp:docPr id="2068105864" name="Ink 97"/>
                <wp:cNvGraphicFramePr/>
                <a:graphic xmlns:a="http://schemas.openxmlformats.org/drawingml/2006/main">
                  <a:graphicData uri="http://schemas.microsoft.com/office/word/2010/wordprocessingInk">
                    <w14:contentPart bwMode="auto" r:id="rId34">
                      <w14:nvContentPartPr>
                        <w14:cNvContentPartPr/>
                      </w14:nvContentPartPr>
                      <w14:xfrm>
                        <a:off x="0" y="0"/>
                        <a:ext cx="360" cy="215640"/>
                      </w14:xfrm>
                    </w14:contentPart>
                  </a:graphicData>
                </a:graphic>
              </wp:anchor>
            </w:drawing>
          </mc:Choice>
          <mc:Fallback>
            <w:pict>
              <v:shape w14:anchorId="0AA86A29" id="Ink 97" o:spid="_x0000_s1026" type="#_x0000_t75" style="position:absolute;margin-left:199.95pt;margin-top:6.75pt;width:1.05pt;height:18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">
                <v:imagedata r:id="rId35" o:title=""/>
              </v:shape>
            </w:pict>
          </mc:Fallback>
        </mc:AlternateContent>
      </w:r>
      <w:r>
        <w:rPr>
          <w:noProof/>
          <w14:ligatures w14:val="standardContextual"/>
        </w:rPr>
        <mc:AlternateContent>
          <mc:Choice Requires="wpi">
            <w:drawing>
              <wp:anchor distT="0" distB="0" distL="114300" distR="114300" simplePos="0" relativeHeight="251658292" behindDoc="0" locked="0" layoutInCell="1" allowOverlap="1" wp14:anchorId="285784E5" wp14:editId="65E1CA8D">
                <wp:simplePos x="0" y="0"/>
                <wp:positionH relativeFrom="column">
                  <wp:posOffset>2471911</wp:posOffset>
                </wp:positionH>
                <wp:positionV relativeFrom="paragraph">
                  <wp:posOffset>194763</wp:posOffset>
                </wp:positionV>
                <wp:extent cx="24120" cy="92520"/>
                <wp:effectExtent l="38100" t="38100" r="52705" b="41275"/>
                <wp:wrapNone/>
                <wp:docPr id="784308978" name="Ink 95"/>
                <wp:cNvGraphicFramePr/>
                <a:graphic xmlns:a="http://schemas.openxmlformats.org/drawingml/2006/main">
                  <a:graphicData uri="http://schemas.microsoft.com/office/word/2010/wordprocessingInk">
                    <w14:contentPart bwMode="auto" r:id="rId36">
                      <w14:nvContentPartPr>
                        <w14:cNvContentPartPr/>
                      </w14:nvContentPartPr>
                      <w14:xfrm>
                        <a:off x="0" y="0"/>
                        <a:ext cx="24120" cy="92520"/>
                      </w14:xfrm>
                    </w14:contentPart>
                  </a:graphicData>
                </a:graphic>
              </wp:anchor>
            </w:drawing>
          </mc:Choice>
          <mc:Fallback>
            <w:pict>
              <v:shape w14:anchorId="485FBD46" id="Ink 95" o:spid="_x0000_s1026" type="#_x0000_t75" style="position:absolute;margin-left:194.15pt;margin-top:14.85pt;width:2.9pt;height:8.3pt;z-index:2516582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">
                <v:imagedata r:id="rId37" o:title=""/>
              </v:shape>
            </w:pict>
          </mc:Fallback>
        </mc:AlternateContent>
      </w:r>
      <w:r>
        <w:rPr>
          <w:noProof/>
          <w14:ligatures w14:val="standardContextual"/>
        </w:rPr>
        <mc:AlternateContent>
          <mc:Choice Requires="wpi">
            <w:drawing>
              <wp:anchor distT="0" distB="0" distL="114300" distR="114300" simplePos="0" relativeHeight="251658291" behindDoc="0" locked="0" layoutInCell="1" allowOverlap="1" wp14:anchorId="456294FF" wp14:editId="6D435B03">
                <wp:simplePos x="0" y="0"/>
                <wp:positionH relativeFrom="column">
                  <wp:posOffset>2407471</wp:posOffset>
                </wp:positionH>
                <wp:positionV relativeFrom="paragraph">
                  <wp:posOffset>203763</wp:posOffset>
                </wp:positionV>
                <wp:extent cx="68040" cy="90720"/>
                <wp:effectExtent l="38100" t="38100" r="46355" b="43180"/>
                <wp:wrapNone/>
                <wp:docPr id="396354070" name="Ink 92"/>
                <wp:cNvGraphicFramePr/>
                <a:graphic xmlns:a="http://schemas.openxmlformats.org/drawingml/2006/main">
                  <a:graphicData uri="http://schemas.microsoft.com/office/word/2010/wordprocessingInk">
                    <w14:contentPart bwMode="auto" r:id="rId38">
                      <w14:nvContentPartPr>
                        <w14:cNvContentPartPr/>
                      </w14:nvContentPartPr>
                      <w14:xfrm>
                        <a:off x="0" y="0"/>
                        <a:ext cx="68040" cy="90720"/>
                      </w14:xfrm>
                    </w14:contentPart>
                  </a:graphicData>
                </a:graphic>
              </wp:anchor>
            </w:drawing>
          </mc:Choice>
          <mc:Fallback>
            <w:pict>
              <v:shape w14:anchorId="5C13932D" id="Ink 92" o:spid="_x0000_s1026" type="#_x0000_t75" style="position:absolute;margin-left:189.05pt;margin-top:15.55pt;width:6.3pt;height:8.1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">
                <v:imagedata r:id="rId39" o:title=""/>
              </v:shape>
            </w:pict>
          </mc:Fallback>
        </mc:AlternateContent>
      </w:r>
      <w:r>
        <w:rPr>
          <w:noProof/>
          <w14:ligatures w14:val="standardContextual"/>
        </w:rPr>
        <mc:AlternateContent>
          <mc:Choice Requires="wpi">
            <w:drawing>
              <wp:anchor distT="0" distB="0" distL="114300" distR="114300" simplePos="0" relativeHeight="251658290" behindDoc="0" locked="0" layoutInCell="1" allowOverlap="1" wp14:anchorId="4C9DFDD8" wp14:editId="49928C35">
                <wp:simplePos x="0" y="0"/>
                <wp:positionH relativeFrom="column">
                  <wp:posOffset>2188210</wp:posOffset>
                </wp:positionH>
                <wp:positionV relativeFrom="paragraph">
                  <wp:posOffset>84455</wp:posOffset>
                </wp:positionV>
                <wp:extent cx="172450" cy="270510"/>
                <wp:effectExtent l="38100" t="38100" r="18415" b="34290"/>
                <wp:wrapNone/>
                <wp:docPr id="959718692" name="Ink 91"/>
                <wp:cNvGraphicFramePr/>
                <a:graphic xmlns:a="http://schemas.openxmlformats.org/drawingml/2006/main">
                  <a:graphicData uri="http://schemas.microsoft.com/office/word/2010/wordprocessingInk">
                    <w14:contentPart bwMode="auto" r:id="rId40">
                      <w14:nvContentPartPr>
                        <w14:cNvContentPartPr/>
                      </w14:nvContentPartPr>
                      <w14:xfrm>
                        <a:off x="0" y="0"/>
                        <a:ext cx="172450" cy="270510"/>
                      </w14:xfrm>
                    </w14:contentPart>
                  </a:graphicData>
                </a:graphic>
              </wp:anchor>
            </w:drawing>
          </mc:Choice>
          <mc:Fallback>
            <w:pict>
              <v:shape w14:anchorId="16D93B84" id="Ink 91" o:spid="_x0000_s1026" type="#_x0000_t75" style="position:absolute;margin-left:171.8pt;margin-top:6.15pt;width:14.6pt;height:22.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">
                <v:imagedata r:id="rId41" o:title=""/>
              </v:shape>
            </w:pict>
          </mc:Fallback>
        </mc:AlternateContent>
      </w:r>
      <w:r>
        <w:rPr>
          <w:noProof/>
          <w14:ligatures w14:val="standardContextual"/>
        </w:rPr>
        <mc:AlternateContent>
          <mc:Choice Requires="wpi">
            <w:drawing>
              <wp:anchor distT="0" distB="0" distL="114300" distR="114300" simplePos="0" relativeHeight="251658289" behindDoc="0" locked="0" layoutInCell="1" allowOverlap="1" wp14:anchorId="57EC00E3" wp14:editId="3C964CE0">
                <wp:simplePos x="0" y="0"/>
                <wp:positionH relativeFrom="column">
                  <wp:posOffset>2130271</wp:posOffset>
                </wp:positionH>
                <wp:positionV relativeFrom="paragraph">
                  <wp:posOffset>192243</wp:posOffset>
                </wp:positionV>
                <wp:extent cx="20880" cy="90000"/>
                <wp:effectExtent l="38100" t="38100" r="36830" b="43815"/>
                <wp:wrapNone/>
                <wp:docPr id="1054241321" name="Ink 84"/>
                <wp:cNvGraphicFramePr/>
                <a:graphic xmlns:a="http://schemas.openxmlformats.org/drawingml/2006/main">
                  <a:graphicData uri="http://schemas.microsoft.com/office/word/2010/wordprocessingInk">
                    <w14:contentPart bwMode="auto" r:id="rId42">
                      <w14:nvContentPartPr>
                        <w14:cNvContentPartPr/>
                      </w14:nvContentPartPr>
                      <w14:xfrm>
                        <a:off x="0" y="0"/>
                        <a:ext cx="20880" cy="90000"/>
                      </w14:xfrm>
                    </w14:contentPart>
                  </a:graphicData>
                </a:graphic>
              </wp:anchor>
            </w:drawing>
          </mc:Choice>
          <mc:Fallback>
            <w:pict>
              <v:shape w14:anchorId="55A9C520" id="Ink 84" o:spid="_x0000_s1026" type="#_x0000_t75" style="position:absolute;margin-left:167.3pt;margin-top:14.65pt;width:2.65pt;height:8.1pt;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">
                <v:imagedata r:id="rId43" o:title=""/>
              </v:shape>
            </w:pict>
          </mc:Fallback>
        </mc:AlternateContent>
      </w:r>
      <w:r>
        <w:rPr>
          <w:noProof/>
          <w14:ligatures w14:val="standardContextual"/>
        </w:rPr>
        <mc:AlternateContent>
          <mc:Choice Requires="wpi">
            <w:drawing>
              <wp:anchor distT="0" distB="0" distL="114300" distR="114300" simplePos="0" relativeHeight="251658288" behindDoc="0" locked="0" layoutInCell="1" allowOverlap="1" wp14:anchorId="114B8F13" wp14:editId="4E059B34">
                <wp:simplePos x="0" y="0"/>
                <wp:positionH relativeFrom="column">
                  <wp:posOffset>2059261</wp:posOffset>
                </wp:positionH>
                <wp:positionV relativeFrom="paragraph">
                  <wp:posOffset>189003</wp:posOffset>
                </wp:positionV>
                <wp:extent cx="81360" cy="98280"/>
                <wp:effectExtent l="38100" t="38100" r="33020" b="35560"/>
                <wp:wrapNone/>
                <wp:docPr id="546687752" name="Ink 82"/>
                <wp:cNvGraphicFramePr/>
                <a:graphic xmlns:a="http://schemas.openxmlformats.org/drawingml/2006/main">
                  <a:graphicData uri="http://schemas.microsoft.com/office/word/2010/wordprocessingInk">
                    <w14:contentPart bwMode="auto" r:id="rId44">
                      <w14:nvContentPartPr>
                        <w14:cNvContentPartPr/>
                      </w14:nvContentPartPr>
                      <w14:xfrm>
                        <a:off x="0" y="0"/>
                        <a:ext cx="81360" cy="98280"/>
                      </w14:xfrm>
                    </w14:contentPart>
                  </a:graphicData>
                </a:graphic>
              </wp:anchor>
            </w:drawing>
          </mc:Choice>
          <mc:Fallback>
            <w:pict>
              <v:shape w14:anchorId="4E36BDC0" id="Ink 82" o:spid="_x0000_s1026" type="#_x0000_t75" style="position:absolute;margin-left:161.65pt;margin-top:14.4pt;width:7.35pt;height:8.75pt;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">
                <v:imagedata r:id="rId45" o:title=""/>
              </v:shape>
            </w:pict>
          </mc:Fallback>
        </mc:AlternateContent>
      </w:r>
      <w:r>
        <w:rPr>
          <w:noProof/>
          <w14:ligatures w14:val="standardContextual"/>
        </w:rPr>
        <mc:AlternateContent>
          <mc:Choice Requires="wpi">
            <w:drawing>
              <wp:anchor distT="0" distB="0" distL="114300" distR="114300" simplePos="0" relativeHeight="251658287" behindDoc="0" locked="0" layoutInCell="1" allowOverlap="1" wp14:anchorId="435D9C8C" wp14:editId="34DD607F">
                <wp:simplePos x="0" y="0"/>
                <wp:positionH relativeFrom="column">
                  <wp:posOffset>1934701</wp:posOffset>
                </wp:positionH>
                <wp:positionV relativeFrom="paragraph">
                  <wp:posOffset>179283</wp:posOffset>
                </wp:positionV>
                <wp:extent cx="69840" cy="96120"/>
                <wp:effectExtent l="38100" t="38100" r="45085" b="37465"/>
                <wp:wrapNone/>
                <wp:docPr id="1988564604" name="Ink 81"/>
                <wp:cNvGraphicFramePr/>
                <a:graphic xmlns:a="http://schemas.openxmlformats.org/drawingml/2006/main">
                  <a:graphicData uri="http://schemas.microsoft.com/office/word/2010/wordprocessingInk">
                    <w14:contentPart bwMode="auto" r:id="rId46">
                      <w14:nvContentPartPr>
                        <w14:cNvContentPartPr/>
                      </w14:nvContentPartPr>
                      <w14:xfrm>
                        <a:off x="0" y="0"/>
                        <a:ext cx="69840" cy="96120"/>
                      </w14:xfrm>
                    </w14:contentPart>
                  </a:graphicData>
                </a:graphic>
              </wp:anchor>
            </w:drawing>
          </mc:Choice>
          <mc:Fallback>
            <w:pict>
              <v:shape w14:anchorId="21CE6AA3" id="Ink 81" o:spid="_x0000_s1026" type="#_x0000_t75" style="position:absolute;margin-left:151.85pt;margin-top:13.6pt;width:6.5pt;height:8.55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">
                <v:imagedata r:id="rId47" o:title=""/>
              </v:shape>
            </w:pict>
          </mc:Fallback>
        </mc:AlternateContent>
      </w:r>
      <w:r>
        <w:rPr>
          <w:noProof/>
          <w14:ligatures w14:val="standardContextual"/>
        </w:rPr>
        <mc:AlternateContent>
          <mc:Choice Requires="wpi">
            <w:drawing>
              <wp:anchor distT="0" distB="0" distL="114300" distR="114300" simplePos="0" relativeHeight="251658286" behindDoc="0" locked="0" layoutInCell="1" allowOverlap="1" wp14:anchorId="235CB634" wp14:editId="34FEA30A">
                <wp:simplePos x="0" y="0"/>
                <wp:positionH relativeFrom="column">
                  <wp:posOffset>1926590</wp:posOffset>
                </wp:positionH>
                <wp:positionV relativeFrom="paragraph">
                  <wp:posOffset>71755</wp:posOffset>
                </wp:positionV>
                <wp:extent cx="635" cy="203200"/>
                <wp:effectExtent l="38100" t="38100" r="37465" b="44450"/>
                <wp:wrapNone/>
                <wp:docPr id="760408524" name="Ink 80"/>
                <wp:cNvGraphicFramePr/>
                <a:graphic xmlns:a="http://schemas.openxmlformats.org/drawingml/2006/main">
                  <a:graphicData uri="http://schemas.microsoft.com/office/word/2010/wordprocessingInk">
                    <w14:contentPart bwMode="auto" r:id="rId48">
                      <w14:nvContentPartPr>
                        <w14:cNvContentPartPr/>
                      </w14:nvContentPartPr>
                      <w14:xfrm>
                        <a:off x="0" y="0"/>
                        <a:ext cx="635" cy="203200"/>
                      </w14:xfrm>
                    </w14:contentPart>
                  </a:graphicData>
                </a:graphic>
                <wp14:sizeRelH relativeFrom="margin">
                  <wp14:pctWidth>0</wp14:pctWidth>
                </wp14:sizeRelH>
                <wp14:sizeRelV relativeFrom="margin">
                  <wp14:pctHeight>0</wp14:pctHeight>
                </wp14:sizeRelV>
              </wp:anchor>
            </w:drawing>
          </mc:Choice>
          <mc:Fallback>
            <w:pict>
              <v:shape w14:anchorId="723B97F5" id="Ink 80" o:spid="_x0000_s1026" type="#_x0000_t75" style="position:absolute;margin-left:150.85pt;margin-top:5.15pt;width:1.75pt;height:16.9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">
                <v:imagedata r:id="rId49" o:title=""/>
              </v:shape>
            </w:pict>
          </mc:Fallback>
        </mc:AlternateContent>
      </w:r>
      <w:r>
        <w:rPr>
          <w:noProof/>
          <w14:ligatures w14:val="standardContextual"/>
        </w:rPr>
        <mc:AlternateContent>
          <mc:Choice Requires="wpi">
            <w:drawing>
              <wp:anchor distT="0" distB="0" distL="114300" distR="114300" simplePos="0" relativeHeight="251658285" behindDoc="0" locked="0" layoutInCell="1" allowOverlap="1" wp14:anchorId="44651843" wp14:editId="13B245C9">
                <wp:simplePos x="0" y="0"/>
                <wp:positionH relativeFrom="column">
                  <wp:posOffset>1722120</wp:posOffset>
                </wp:positionH>
                <wp:positionV relativeFrom="paragraph">
                  <wp:posOffset>73025</wp:posOffset>
                </wp:positionV>
                <wp:extent cx="169980" cy="198755"/>
                <wp:effectExtent l="38100" t="38100" r="40005" b="48895"/>
                <wp:wrapNone/>
                <wp:docPr id="1860300709" name="Ink 78"/>
                <wp:cNvGraphicFramePr/>
                <a:graphic xmlns:a="http://schemas.openxmlformats.org/drawingml/2006/main">
                  <a:graphicData uri="http://schemas.microsoft.com/office/word/2010/wordprocessingInk">
                    <w14:contentPart bwMode="auto" r:id="rId50">
                      <w14:nvContentPartPr>
                        <w14:cNvContentPartPr/>
                      </w14:nvContentPartPr>
                      <w14:xfrm>
                        <a:off x="0" y="0"/>
                        <a:ext cx="169980" cy="198755"/>
                      </w14:xfrm>
                    </w14:contentPart>
                  </a:graphicData>
                </a:graphic>
              </wp:anchor>
            </w:drawing>
          </mc:Choice>
          <mc:Fallback>
            <w:pict>
              <v:shape w14:anchorId="6F7727C3" id="Ink 78" o:spid="_x0000_s1026" type="#_x0000_t75" style="position:absolute;margin-left:135.1pt;margin-top:5.25pt;width:14.4pt;height:16.6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">
                <v:imagedata r:id="rId51" o:title=""/>
              </v:shape>
            </w:pict>
          </mc:Fallback>
        </mc:AlternateContent>
      </w:r>
      <w:r w:rsidR="00171EA1">
        <w:t xml:space="preserve">Student Signature: </w:t>
      </w:r>
      <w:r w:rsidR="2A4B0DAE">
        <w:t xml:space="preserve"> </w:t>
      </w:r>
      <w:r w:rsidR="00171EA1">
        <w:rPr>
          <w:noProof/>
        </w:rPr>
        <mc:AlternateContent>
          <mc:Choice Requires="wpi">
            <w:drawing>
              <wp:inline distT="0" distB="0" distL="114300" distR="114300" wp14:anchorId="3ADCE8A9" wp14:editId="2BF184AE">
                <wp:extent cx="153110" cy="229870"/>
                <wp:effectExtent l="38100" t="38100" r="37465" b="36830"/>
                <wp:docPr id="1186764942" name="Ink 41"/>
                <wp:cNvGraphicFramePr/>
                <a:graphic xmlns:a="http://schemas.openxmlformats.org/drawingml/2006/main">
                  <a:graphicData uri="http://schemas.microsoft.com/office/word/2010/wordprocessingInk">
                    <w14:contentPart bwMode="auto" r:id="rId52">
                      <w14:nvContentPartPr>
                        <w14:cNvContentPartPr/>
                      </w14:nvContentPartPr>
                      <w14:xfrm>
                        <a:off x="0" y="0"/>
                        <a:ext cx="153110" cy="229870"/>
                      </w14:xfrm>
                    </w14:contentPart>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xmlns:w14="http://schemas.microsoft.com/office/word/2010/wordml" xmlns:w="http://schemas.openxmlformats.org/wordprocessingml/2006/main" w14:anchorId="32076DC1">
              <v:shape xmlns:o="urn:schemas-microsoft-com:office:office" xmlns:v="urn:schemas-microsoft-com:vml" id="Ink 41" style="position:absolute;margin-left:238.75pt;margin-top:-3.15pt;width:13pt;height:19.05pt;z-index:2516582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" w14:anchorId="7F773740">
                <v:imagedata xmlns:r="http://schemas.openxmlformats.org/officeDocument/2006/relationships" o:title="" r:id="rId78"/>
              </v:shape>
            </w:pict>
          </mc:Fallback>
        </mc:AlternateContent>
      </w:r>
      <w:r w:rsidR="00171EA1">
        <w:tab/>
        <w:t xml:space="preserve">Date: </w:t>
      </w:r>
      <w:r w:rsidR="00C32573">
        <w:t>8/</w:t>
      </w:r>
      <w:r w:rsidR="00146895">
        <w:t>12/2025</w:t>
      </w:r>
      <w:r w:rsidR="00171EA1">
        <w:tab/>
      </w:r>
    </w:p>
    <w:p w14:paraId="67C5C28E" w14:textId="77777777" w:rsidR="00171EA1" w:rsidRDefault="00171EA1" w:rsidP="001B1012">
      <w:pPr>
        <w:rPr>
          <w:u w:val="single"/>
        </w:rPr>
      </w:pPr>
      <w:r>
        <w:lastRenderedPageBreak/>
        <w:t>Capstone</w:t>
      </w:r>
      <w:r>
        <w:rPr>
          <w:spacing w:val="-5"/>
        </w:rPr>
        <w:t xml:space="preserve"> </w:t>
      </w:r>
      <w:r>
        <w:t>Project</w:t>
      </w:r>
      <w:r>
        <w:rPr>
          <w:spacing w:val="-3"/>
        </w:rPr>
        <w:t xml:space="preserve"> </w:t>
      </w:r>
      <w:r>
        <w:t>Supervisor(s)</w:t>
      </w:r>
      <w:r>
        <w:rPr>
          <w:spacing w:val="-4"/>
        </w:rPr>
        <w:t xml:space="preserve"> </w:t>
      </w:r>
      <w:r>
        <w:t>Signature:</w:t>
      </w:r>
      <w:r>
        <w:rPr>
          <w:spacing w:val="-4"/>
        </w:rPr>
        <w:t xml:space="preserve"> </w:t>
      </w:r>
      <w:r>
        <w:rPr>
          <w:u w:val="single"/>
        </w:rPr>
        <w:tab/>
      </w:r>
      <w:r>
        <w:t xml:space="preserve">Date: </w:t>
      </w:r>
      <w:r>
        <w:rPr>
          <w:u w:val="single"/>
        </w:rPr>
        <w:tab/>
      </w:r>
    </w:p>
    <w:p w14:paraId="7BAB7CE3" w14:textId="77777777" w:rsidR="00952024" w:rsidRDefault="00952024" w:rsidP="00171EA1">
      <w:pPr>
        <w:pStyle w:val="BodyText"/>
        <w:tabs>
          <w:tab w:val="left" w:pos="6864"/>
          <w:tab w:val="left" w:pos="9634"/>
        </w:tabs>
        <w:spacing w:before="43"/>
        <w:rPr>
          <w:u w:val="single"/>
        </w:rPr>
      </w:pPr>
    </w:p>
    <w:p w14:paraId="4A5BF96B" w14:textId="77777777" w:rsidR="00091647" w:rsidRDefault="00091647" w:rsidP="00171EA1">
      <w:pPr>
        <w:pStyle w:val="BodyText"/>
        <w:tabs>
          <w:tab w:val="left" w:pos="6864"/>
          <w:tab w:val="left" w:pos="9634"/>
        </w:tabs>
        <w:spacing w:before="43"/>
        <w:rPr>
          <w:u w:val="single"/>
        </w:rPr>
      </w:pPr>
    </w:p>
    <w:p w14:paraId="7BB68501" w14:textId="336727CE" w:rsidR="00091647" w:rsidRPr="00340C94" w:rsidRDefault="00091647" w:rsidP="00340C94">
      <w:pPr>
        <w:rPr>
          <w:color w:val="156082" w:themeColor="accent1"/>
          <w:sz w:val="32"/>
          <w:szCs w:val="32"/>
        </w:rPr>
      </w:pPr>
      <w:r w:rsidRPr="00340C94">
        <w:rPr>
          <w:color w:val="156082" w:themeColor="accent1"/>
          <w:sz w:val="32"/>
          <w:szCs w:val="32"/>
        </w:rPr>
        <w:t>Appendix</w:t>
      </w:r>
      <w:r w:rsidRPr="00340C94">
        <w:rPr>
          <w:color w:val="156082" w:themeColor="accent1"/>
          <w:spacing w:val="-12"/>
          <w:sz w:val="32"/>
          <w:szCs w:val="32"/>
        </w:rPr>
        <w:t xml:space="preserve"> </w:t>
      </w:r>
      <w:r w:rsidRPr="00340C94">
        <w:rPr>
          <w:color w:val="156082" w:themeColor="accent1"/>
          <w:sz w:val="32"/>
          <w:szCs w:val="32"/>
        </w:rPr>
        <w:t>6:</w:t>
      </w:r>
      <w:r w:rsidRPr="00340C94">
        <w:rPr>
          <w:color w:val="156082" w:themeColor="accent1"/>
          <w:spacing w:val="-10"/>
          <w:sz w:val="32"/>
          <w:szCs w:val="32"/>
        </w:rPr>
        <w:t xml:space="preserve"> </w:t>
      </w:r>
      <w:r w:rsidRPr="00340C94">
        <w:rPr>
          <w:color w:val="156082" w:themeColor="accent1"/>
          <w:sz w:val="32"/>
          <w:szCs w:val="32"/>
        </w:rPr>
        <w:t>Capstone</w:t>
      </w:r>
      <w:r w:rsidRPr="00340C94">
        <w:rPr>
          <w:color w:val="156082" w:themeColor="accent1"/>
          <w:spacing w:val="-12"/>
          <w:sz w:val="32"/>
          <w:szCs w:val="32"/>
        </w:rPr>
        <w:t xml:space="preserve"> </w:t>
      </w:r>
      <w:r w:rsidRPr="00340C94">
        <w:rPr>
          <w:color w:val="156082" w:themeColor="accent1"/>
          <w:sz w:val="32"/>
          <w:szCs w:val="32"/>
        </w:rPr>
        <w:t>Project</w:t>
      </w:r>
      <w:r w:rsidRPr="00340C94">
        <w:rPr>
          <w:color w:val="156082" w:themeColor="accent1"/>
          <w:spacing w:val="-11"/>
          <w:sz w:val="32"/>
          <w:szCs w:val="32"/>
        </w:rPr>
        <w:t xml:space="preserve"> </w:t>
      </w:r>
      <w:r w:rsidRPr="00340C94">
        <w:rPr>
          <w:color w:val="156082" w:themeColor="accent1"/>
          <w:sz w:val="32"/>
          <w:szCs w:val="32"/>
        </w:rPr>
        <w:t>Supervisors</w:t>
      </w:r>
      <w:r w:rsidRPr="00340C94">
        <w:rPr>
          <w:color w:val="156082" w:themeColor="accent1"/>
          <w:spacing w:val="-12"/>
          <w:sz w:val="32"/>
          <w:szCs w:val="32"/>
        </w:rPr>
        <w:t xml:space="preserve"> </w:t>
      </w:r>
      <w:r w:rsidRPr="00340C94">
        <w:rPr>
          <w:color w:val="156082" w:themeColor="accent1"/>
          <w:spacing w:val="-2"/>
          <w:sz w:val="32"/>
          <w:szCs w:val="32"/>
        </w:rPr>
        <w:t>Evaluation</w:t>
      </w:r>
      <w:r w:rsidR="00952024">
        <w:rPr>
          <w:color w:val="156082" w:themeColor="accent1"/>
          <w:spacing w:val="-2"/>
          <w:sz w:val="32"/>
          <w:szCs w:val="32"/>
        </w:rPr>
        <w:t>#</w:t>
      </w:r>
    </w:p>
    <w:p w14:paraId="24197F96" w14:textId="463C1BF7" w:rsidR="00091647" w:rsidRDefault="00091647" w:rsidP="00091647">
      <w:pPr>
        <w:pStyle w:val="BodyText"/>
        <w:spacing w:before="240" w:line="259" w:lineRule="auto"/>
        <w:ind w:left="441" w:right="726" w:hanging="10"/>
        <w:jc w:val="both"/>
      </w:pPr>
      <w:r>
        <w:t xml:space="preserve">This evaluation form is to obtain feedback on individual student’s performance during the Capstone Project from their Capstone Project Supervisors. The feedback collected will contribute to the assessment of the </w:t>
      </w:r>
      <w:r w:rsidR="001B1012">
        <w:t>students</w:t>
      </w:r>
      <w:r>
        <w:t xml:space="preserve"> concerned.</w:t>
      </w:r>
    </w:p>
    <w:p w14:paraId="014059AA" w14:textId="77777777" w:rsidR="00091647" w:rsidRDefault="00091647" w:rsidP="00091647">
      <w:pPr>
        <w:pStyle w:val="BodyText"/>
        <w:rPr>
          <w:sz w:val="20"/>
        </w:rPr>
      </w:pPr>
    </w:p>
    <w:p w14:paraId="1CBC7CC4" w14:textId="77777777" w:rsidR="00091647" w:rsidRDefault="00091647" w:rsidP="00091647">
      <w:pPr>
        <w:pStyle w:val="BodyText"/>
        <w:spacing w:before="120"/>
        <w:rPr>
          <w:sz w:val="20"/>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3"/>
        <w:gridCol w:w="3404"/>
        <w:gridCol w:w="1419"/>
        <w:gridCol w:w="1983"/>
      </w:tblGrid>
      <w:tr w:rsidR="00091647" w14:paraId="3D69E950" w14:textId="77777777" w:rsidTr="00412F18">
        <w:trPr>
          <w:trHeight w:val="455"/>
        </w:trPr>
        <w:tc>
          <w:tcPr>
            <w:tcW w:w="3263" w:type="dxa"/>
            <w:shd w:val="clear" w:color="auto" w:fill="BCD5ED"/>
          </w:tcPr>
          <w:p w14:paraId="060B32EA" w14:textId="77777777" w:rsidR="00091647" w:rsidRDefault="00091647" w:rsidP="00412F18">
            <w:pPr>
              <w:pStyle w:val="TableParagraph"/>
              <w:spacing w:before="83"/>
              <w:ind w:left="108"/>
            </w:pPr>
            <w:r>
              <w:t>Student</w:t>
            </w:r>
            <w:r>
              <w:rPr>
                <w:spacing w:val="-4"/>
              </w:rPr>
              <w:t xml:space="preserve"> </w:t>
            </w:r>
            <w:r>
              <w:rPr>
                <w:spacing w:val="-2"/>
              </w:rPr>
              <w:t>Name:</w:t>
            </w:r>
          </w:p>
        </w:tc>
        <w:tc>
          <w:tcPr>
            <w:tcW w:w="3404" w:type="dxa"/>
          </w:tcPr>
          <w:p w14:paraId="76ACF377" w14:textId="07D578FC" w:rsidR="00091647" w:rsidRDefault="009B137B" w:rsidP="00412F18">
            <w:pPr>
              <w:pStyle w:val="TableParagraph"/>
              <w:rPr>
                <w:rFonts w:ascii="Times New Roman"/>
                <w:sz w:val="20"/>
              </w:rPr>
            </w:pPr>
            <w:r>
              <w:rPr>
                <w:rFonts w:ascii="Times New Roman"/>
                <w:sz w:val="20"/>
              </w:rPr>
              <w:t xml:space="preserve"> </w:t>
            </w:r>
          </w:p>
        </w:tc>
        <w:tc>
          <w:tcPr>
            <w:tcW w:w="1419" w:type="dxa"/>
            <w:shd w:val="clear" w:color="auto" w:fill="BCD5ED"/>
          </w:tcPr>
          <w:p w14:paraId="6405041E" w14:textId="77777777" w:rsidR="00091647" w:rsidRDefault="00091647" w:rsidP="00412F18">
            <w:pPr>
              <w:pStyle w:val="TableParagraph"/>
              <w:spacing w:before="83"/>
              <w:ind w:left="107"/>
            </w:pPr>
            <w:r>
              <w:rPr>
                <w:spacing w:val="-5"/>
              </w:rPr>
              <w:t>ID:</w:t>
            </w:r>
          </w:p>
        </w:tc>
        <w:tc>
          <w:tcPr>
            <w:tcW w:w="1983" w:type="dxa"/>
          </w:tcPr>
          <w:p w14:paraId="2F7BDA13" w14:textId="77777777" w:rsidR="00091647" w:rsidRDefault="00091647" w:rsidP="00412F18">
            <w:pPr>
              <w:pStyle w:val="TableParagraph"/>
              <w:rPr>
                <w:rFonts w:ascii="Times New Roman"/>
                <w:sz w:val="20"/>
              </w:rPr>
            </w:pPr>
          </w:p>
        </w:tc>
      </w:tr>
      <w:tr w:rsidR="00091647" w14:paraId="7DBC3FAD" w14:textId="77777777" w:rsidTr="00412F18">
        <w:trPr>
          <w:trHeight w:val="453"/>
        </w:trPr>
        <w:tc>
          <w:tcPr>
            <w:tcW w:w="3263" w:type="dxa"/>
            <w:shd w:val="clear" w:color="auto" w:fill="BCD5ED"/>
          </w:tcPr>
          <w:p w14:paraId="232876CF" w14:textId="0E36A2D1" w:rsidR="00091647" w:rsidRDefault="001B1012" w:rsidP="00412F18">
            <w:pPr>
              <w:pStyle w:val="TableParagraph"/>
              <w:spacing w:before="80"/>
              <w:ind w:left="108"/>
            </w:pPr>
            <w:r>
              <w:t>Organization</w:t>
            </w:r>
            <w:r w:rsidR="00091647">
              <w:rPr>
                <w:spacing w:val="-11"/>
              </w:rPr>
              <w:t xml:space="preserve"> </w:t>
            </w:r>
            <w:r w:rsidR="00091647">
              <w:rPr>
                <w:spacing w:val="-4"/>
              </w:rPr>
              <w:t>Name:</w:t>
            </w:r>
          </w:p>
        </w:tc>
        <w:tc>
          <w:tcPr>
            <w:tcW w:w="6806" w:type="dxa"/>
            <w:gridSpan w:val="3"/>
          </w:tcPr>
          <w:p w14:paraId="6262A762" w14:textId="77777777" w:rsidR="00091647" w:rsidRDefault="00091647" w:rsidP="00412F18">
            <w:pPr>
              <w:pStyle w:val="TableParagraph"/>
              <w:rPr>
                <w:rFonts w:ascii="Times New Roman"/>
                <w:sz w:val="20"/>
              </w:rPr>
            </w:pPr>
          </w:p>
        </w:tc>
      </w:tr>
      <w:tr w:rsidR="00091647" w14:paraId="40F2C774" w14:textId="77777777" w:rsidTr="00412F18">
        <w:trPr>
          <w:trHeight w:val="592"/>
        </w:trPr>
        <w:tc>
          <w:tcPr>
            <w:tcW w:w="3263" w:type="dxa"/>
            <w:shd w:val="clear" w:color="auto" w:fill="BCD5ED"/>
          </w:tcPr>
          <w:p w14:paraId="39E3D153" w14:textId="77777777" w:rsidR="00091647" w:rsidRDefault="00091647" w:rsidP="00412F18">
            <w:pPr>
              <w:pStyle w:val="TableParagraph"/>
              <w:spacing w:line="280" w:lineRule="exact"/>
              <w:ind w:left="108"/>
              <w:rPr>
                <w:sz w:val="23"/>
              </w:rPr>
            </w:pPr>
            <w:r>
              <w:rPr>
                <w:sz w:val="23"/>
              </w:rPr>
              <w:t>Capstone</w:t>
            </w:r>
            <w:r>
              <w:rPr>
                <w:spacing w:val="-3"/>
                <w:sz w:val="23"/>
              </w:rPr>
              <w:t xml:space="preserve"> </w:t>
            </w:r>
            <w:r>
              <w:rPr>
                <w:sz w:val="23"/>
              </w:rPr>
              <w:t>Project</w:t>
            </w:r>
            <w:r>
              <w:rPr>
                <w:spacing w:val="-2"/>
                <w:sz w:val="23"/>
              </w:rPr>
              <w:t xml:space="preserve"> Supervisors</w:t>
            </w:r>
          </w:p>
          <w:p w14:paraId="73E23231" w14:textId="77777777" w:rsidR="00091647" w:rsidRDefault="00091647" w:rsidP="00412F18">
            <w:pPr>
              <w:pStyle w:val="TableParagraph"/>
              <w:spacing w:before="24"/>
              <w:ind w:left="108"/>
            </w:pPr>
            <w:r>
              <w:rPr>
                <w:spacing w:val="-2"/>
              </w:rPr>
              <w:t>Name:</w:t>
            </w:r>
          </w:p>
        </w:tc>
        <w:tc>
          <w:tcPr>
            <w:tcW w:w="6806" w:type="dxa"/>
            <w:gridSpan w:val="3"/>
          </w:tcPr>
          <w:p w14:paraId="47AC8839" w14:textId="77777777" w:rsidR="00091647" w:rsidRDefault="00091647" w:rsidP="00412F18">
            <w:pPr>
              <w:pStyle w:val="TableParagraph"/>
              <w:rPr>
                <w:rFonts w:ascii="Times New Roman"/>
                <w:sz w:val="20"/>
              </w:rPr>
            </w:pPr>
          </w:p>
        </w:tc>
      </w:tr>
      <w:tr w:rsidR="00091647" w14:paraId="0BA06BE8" w14:textId="77777777" w:rsidTr="00412F18">
        <w:trPr>
          <w:trHeight w:val="592"/>
        </w:trPr>
        <w:tc>
          <w:tcPr>
            <w:tcW w:w="3263" w:type="dxa"/>
            <w:shd w:val="clear" w:color="auto" w:fill="BCD5ED"/>
          </w:tcPr>
          <w:p w14:paraId="3CDA7153" w14:textId="77777777" w:rsidR="00091647" w:rsidRDefault="00091647" w:rsidP="00412F18">
            <w:pPr>
              <w:pStyle w:val="TableParagraph"/>
              <w:spacing w:line="280" w:lineRule="exact"/>
              <w:ind w:left="108"/>
              <w:rPr>
                <w:sz w:val="23"/>
              </w:rPr>
            </w:pPr>
            <w:r>
              <w:rPr>
                <w:sz w:val="23"/>
              </w:rPr>
              <w:t>Capstone</w:t>
            </w:r>
            <w:r>
              <w:rPr>
                <w:spacing w:val="-3"/>
                <w:sz w:val="23"/>
              </w:rPr>
              <w:t xml:space="preserve"> </w:t>
            </w:r>
            <w:r>
              <w:rPr>
                <w:sz w:val="23"/>
              </w:rPr>
              <w:t>Project</w:t>
            </w:r>
            <w:r>
              <w:rPr>
                <w:spacing w:val="-2"/>
                <w:sz w:val="23"/>
              </w:rPr>
              <w:t xml:space="preserve"> Supervisors</w:t>
            </w:r>
          </w:p>
          <w:p w14:paraId="233A623C" w14:textId="77777777" w:rsidR="00091647" w:rsidRDefault="00091647" w:rsidP="00412F18">
            <w:pPr>
              <w:pStyle w:val="TableParagraph"/>
              <w:spacing w:before="24"/>
              <w:ind w:left="108"/>
            </w:pPr>
            <w:r>
              <w:rPr>
                <w:spacing w:val="-2"/>
              </w:rPr>
              <w:t>Position:</w:t>
            </w:r>
          </w:p>
        </w:tc>
        <w:tc>
          <w:tcPr>
            <w:tcW w:w="6806" w:type="dxa"/>
            <w:gridSpan w:val="3"/>
          </w:tcPr>
          <w:p w14:paraId="11D74C8D" w14:textId="77777777" w:rsidR="00091647" w:rsidRDefault="00091647" w:rsidP="00412F18">
            <w:pPr>
              <w:pStyle w:val="TableParagraph"/>
              <w:rPr>
                <w:rFonts w:ascii="Times New Roman"/>
                <w:sz w:val="20"/>
              </w:rPr>
            </w:pPr>
          </w:p>
        </w:tc>
      </w:tr>
      <w:tr w:rsidR="00091647" w14:paraId="15DE6FD8" w14:textId="77777777" w:rsidTr="00412F18">
        <w:trPr>
          <w:trHeight w:val="595"/>
        </w:trPr>
        <w:tc>
          <w:tcPr>
            <w:tcW w:w="3263" w:type="dxa"/>
            <w:shd w:val="clear" w:color="auto" w:fill="BCD5ED"/>
          </w:tcPr>
          <w:p w14:paraId="24585CFA" w14:textId="77777777" w:rsidR="00091647" w:rsidRDefault="00091647" w:rsidP="00412F18">
            <w:pPr>
              <w:pStyle w:val="TableParagraph"/>
              <w:spacing w:before="2"/>
              <w:ind w:left="108"/>
              <w:rPr>
                <w:sz w:val="23"/>
              </w:rPr>
            </w:pPr>
            <w:r>
              <w:rPr>
                <w:sz w:val="23"/>
              </w:rPr>
              <w:t>Capstone</w:t>
            </w:r>
            <w:r>
              <w:rPr>
                <w:spacing w:val="-3"/>
                <w:sz w:val="23"/>
              </w:rPr>
              <w:t xml:space="preserve"> </w:t>
            </w:r>
            <w:r>
              <w:rPr>
                <w:sz w:val="23"/>
              </w:rPr>
              <w:t>Project</w:t>
            </w:r>
            <w:r>
              <w:rPr>
                <w:spacing w:val="-2"/>
                <w:sz w:val="23"/>
              </w:rPr>
              <w:t xml:space="preserve"> Supervisors</w:t>
            </w:r>
          </w:p>
          <w:p w14:paraId="6CF3B769" w14:textId="77777777" w:rsidR="00091647" w:rsidRDefault="00091647" w:rsidP="00412F18">
            <w:pPr>
              <w:pStyle w:val="TableParagraph"/>
              <w:spacing w:before="21"/>
              <w:ind w:left="108"/>
            </w:pPr>
            <w:r>
              <w:rPr>
                <w:spacing w:val="-2"/>
              </w:rPr>
              <w:t>Email:</w:t>
            </w:r>
          </w:p>
        </w:tc>
        <w:tc>
          <w:tcPr>
            <w:tcW w:w="3404" w:type="dxa"/>
          </w:tcPr>
          <w:p w14:paraId="5CD03A1E" w14:textId="77777777" w:rsidR="00091647" w:rsidRDefault="00091647" w:rsidP="00412F18">
            <w:pPr>
              <w:pStyle w:val="TableParagraph"/>
              <w:rPr>
                <w:rFonts w:ascii="Times New Roman"/>
                <w:sz w:val="20"/>
              </w:rPr>
            </w:pPr>
          </w:p>
        </w:tc>
        <w:tc>
          <w:tcPr>
            <w:tcW w:w="1419" w:type="dxa"/>
            <w:shd w:val="clear" w:color="auto" w:fill="BCD5ED"/>
          </w:tcPr>
          <w:p w14:paraId="3B527E38" w14:textId="77777777" w:rsidR="00091647" w:rsidRDefault="00091647" w:rsidP="00412F18">
            <w:pPr>
              <w:pStyle w:val="TableParagraph"/>
              <w:spacing w:before="153"/>
              <w:ind w:left="107"/>
            </w:pPr>
            <w:r>
              <w:t>Contact</w:t>
            </w:r>
            <w:r>
              <w:rPr>
                <w:spacing w:val="-6"/>
              </w:rPr>
              <w:t xml:space="preserve"> </w:t>
            </w:r>
            <w:r>
              <w:rPr>
                <w:spacing w:val="-4"/>
              </w:rPr>
              <w:t>No.:</w:t>
            </w:r>
          </w:p>
        </w:tc>
        <w:tc>
          <w:tcPr>
            <w:tcW w:w="1983" w:type="dxa"/>
          </w:tcPr>
          <w:p w14:paraId="66C104B5" w14:textId="77777777" w:rsidR="00091647" w:rsidRDefault="00091647" w:rsidP="00412F18">
            <w:pPr>
              <w:pStyle w:val="TableParagraph"/>
              <w:rPr>
                <w:rFonts w:ascii="Times New Roman"/>
                <w:sz w:val="20"/>
              </w:rPr>
            </w:pPr>
          </w:p>
        </w:tc>
      </w:tr>
    </w:tbl>
    <w:p w14:paraId="11756E04" w14:textId="77777777" w:rsidR="00091647" w:rsidRDefault="00091647" w:rsidP="00091647">
      <w:pPr>
        <w:pStyle w:val="BodyText"/>
        <w:spacing w:before="250"/>
      </w:pPr>
    </w:p>
    <w:p w14:paraId="610A39F0" w14:textId="77777777" w:rsidR="00091647" w:rsidRDefault="00091647" w:rsidP="00091647">
      <w:pPr>
        <w:ind w:left="443"/>
        <w:rPr>
          <w:b/>
          <w:i/>
          <w:sz w:val="16"/>
        </w:rPr>
      </w:pPr>
      <w:r>
        <w:rPr>
          <w:b/>
          <w:sz w:val="22"/>
        </w:rPr>
        <w:t>Feedback</w:t>
      </w:r>
      <w:r>
        <w:rPr>
          <w:b/>
          <w:spacing w:val="-5"/>
          <w:sz w:val="22"/>
        </w:rPr>
        <w:t xml:space="preserve"> </w:t>
      </w:r>
      <w:r>
        <w:rPr>
          <w:b/>
          <w:sz w:val="22"/>
        </w:rPr>
        <w:t>on</w:t>
      </w:r>
      <w:r>
        <w:rPr>
          <w:b/>
          <w:spacing w:val="-5"/>
          <w:sz w:val="22"/>
        </w:rPr>
        <w:t xml:space="preserve"> </w:t>
      </w:r>
      <w:r>
        <w:rPr>
          <w:b/>
          <w:sz w:val="22"/>
        </w:rPr>
        <w:t>the</w:t>
      </w:r>
      <w:r>
        <w:rPr>
          <w:b/>
          <w:spacing w:val="-6"/>
          <w:sz w:val="22"/>
        </w:rPr>
        <w:t xml:space="preserve"> </w:t>
      </w:r>
      <w:r>
        <w:rPr>
          <w:b/>
          <w:sz w:val="22"/>
        </w:rPr>
        <w:t>performance</w:t>
      </w:r>
      <w:r>
        <w:rPr>
          <w:b/>
          <w:spacing w:val="-5"/>
          <w:sz w:val="22"/>
        </w:rPr>
        <w:t xml:space="preserve"> </w:t>
      </w:r>
      <w:r>
        <w:rPr>
          <w:b/>
          <w:sz w:val="22"/>
        </w:rPr>
        <w:t>of</w:t>
      </w:r>
      <w:r>
        <w:rPr>
          <w:b/>
          <w:spacing w:val="-5"/>
          <w:sz w:val="22"/>
        </w:rPr>
        <w:t xml:space="preserve"> </w:t>
      </w:r>
      <w:r>
        <w:rPr>
          <w:b/>
          <w:sz w:val="22"/>
        </w:rPr>
        <w:t>the</w:t>
      </w:r>
      <w:r>
        <w:rPr>
          <w:b/>
          <w:spacing w:val="-6"/>
          <w:sz w:val="22"/>
        </w:rPr>
        <w:t xml:space="preserve"> </w:t>
      </w:r>
      <w:r>
        <w:rPr>
          <w:b/>
          <w:sz w:val="22"/>
        </w:rPr>
        <w:t>student</w:t>
      </w:r>
      <w:r>
        <w:rPr>
          <w:sz w:val="20"/>
        </w:rPr>
        <w:t>:</w:t>
      </w:r>
      <w:r>
        <w:rPr>
          <w:spacing w:val="-5"/>
          <w:sz w:val="20"/>
        </w:rPr>
        <w:t xml:space="preserve"> </w:t>
      </w:r>
      <w:r>
        <w:rPr>
          <w:b/>
          <w:i/>
          <w:sz w:val="16"/>
        </w:rPr>
        <w:t>(Please</w:t>
      </w:r>
      <w:r>
        <w:rPr>
          <w:b/>
          <w:i/>
          <w:spacing w:val="-3"/>
          <w:sz w:val="16"/>
        </w:rPr>
        <w:t xml:space="preserve"> </w:t>
      </w:r>
      <w:r>
        <w:rPr>
          <w:b/>
          <w:i/>
          <w:sz w:val="16"/>
        </w:rPr>
        <w:t>tick</w:t>
      </w:r>
      <w:r>
        <w:rPr>
          <w:b/>
          <w:i/>
          <w:spacing w:val="-4"/>
          <w:sz w:val="16"/>
        </w:rPr>
        <w:t xml:space="preserve"> </w:t>
      </w:r>
      <w:r>
        <w:rPr>
          <w:b/>
          <w:i/>
          <w:sz w:val="16"/>
        </w:rPr>
        <w:t>the</w:t>
      </w:r>
      <w:r>
        <w:rPr>
          <w:b/>
          <w:i/>
          <w:spacing w:val="-4"/>
          <w:sz w:val="16"/>
        </w:rPr>
        <w:t xml:space="preserve"> </w:t>
      </w:r>
      <w:r>
        <w:rPr>
          <w:b/>
          <w:i/>
          <w:sz w:val="16"/>
        </w:rPr>
        <w:t>appropriate</w:t>
      </w:r>
      <w:r>
        <w:rPr>
          <w:b/>
          <w:i/>
          <w:spacing w:val="-3"/>
          <w:sz w:val="16"/>
        </w:rPr>
        <w:t xml:space="preserve"> </w:t>
      </w:r>
      <w:r>
        <w:rPr>
          <w:b/>
          <w:i/>
          <w:spacing w:val="-4"/>
          <w:sz w:val="16"/>
        </w:rPr>
        <w:t>box)</w:t>
      </w:r>
    </w:p>
    <w:p w14:paraId="605D85A6" w14:textId="77777777" w:rsidR="00091647" w:rsidRDefault="00091647" w:rsidP="00091647">
      <w:pPr>
        <w:spacing w:before="181"/>
        <w:ind w:left="1168"/>
        <w:rPr>
          <w:sz w:val="20"/>
        </w:rPr>
      </w:pPr>
      <w:r>
        <w:rPr>
          <w:sz w:val="20"/>
        </w:rPr>
        <w:t>(</w:t>
      </w:r>
      <w:r>
        <w:rPr>
          <w:b/>
          <w:sz w:val="20"/>
        </w:rPr>
        <w:t>SD</w:t>
      </w:r>
      <w:r>
        <w:rPr>
          <w:b/>
          <w:spacing w:val="-2"/>
          <w:sz w:val="20"/>
        </w:rPr>
        <w:t xml:space="preserve"> </w:t>
      </w:r>
      <w:r>
        <w:rPr>
          <w:sz w:val="20"/>
        </w:rPr>
        <w:t>=</w:t>
      </w:r>
      <w:r>
        <w:rPr>
          <w:spacing w:val="-5"/>
          <w:sz w:val="20"/>
        </w:rPr>
        <w:t xml:space="preserve"> </w:t>
      </w:r>
      <w:r>
        <w:rPr>
          <w:sz w:val="20"/>
        </w:rPr>
        <w:t>Strongly</w:t>
      </w:r>
      <w:r>
        <w:rPr>
          <w:spacing w:val="-4"/>
          <w:sz w:val="20"/>
        </w:rPr>
        <w:t xml:space="preserve"> </w:t>
      </w:r>
      <w:r>
        <w:rPr>
          <w:sz w:val="20"/>
        </w:rPr>
        <w:t>disagree,</w:t>
      </w:r>
      <w:r>
        <w:rPr>
          <w:spacing w:val="-1"/>
          <w:sz w:val="20"/>
        </w:rPr>
        <w:t xml:space="preserve"> </w:t>
      </w:r>
      <w:r>
        <w:rPr>
          <w:b/>
          <w:sz w:val="20"/>
        </w:rPr>
        <w:t>D</w:t>
      </w:r>
      <w:r>
        <w:rPr>
          <w:b/>
          <w:spacing w:val="-5"/>
          <w:sz w:val="20"/>
        </w:rPr>
        <w:t xml:space="preserve"> </w:t>
      </w:r>
      <w:r>
        <w:rPr>
          <w:sz w:val="20"/>
        </w:rPr>
        <w:t>=</w:t>
      </w:r>
      <w:r>
        <w:rPr>
          <w:spacing w:val="-3"/>
          <w:sz w:val="20"/>
        </w:rPr>
        <w:t xml:space="preserve"> </w:t>
      </w:r>
      <w:r>
        <w:rPr>
          <w:sz w:val="20"/>
        </w:rPr>
        <w:t>Disagree,</w:t>
      </w:r>
      <w:r>
        <w:rPr>
          <w:spacing w:val="-3"/>
          <w:sz w:val="20"/>
        </w:rPr>
        <w:t xml:space="preserve"> </w:t>
      </w:r>
      <w:r>
        <w:rPr>
          <w:b/>
          <w:sz w:val="20"/>
        </w:rPr>
        <w:t>N</w:t>
      </w:r>
      <w:r>
        <w:rPr>
          <w:b/>
          <w:spacing w:val="-2"/>
          <w:sz w:val="20"/>
        </w:rPr>
        <w:t xml:space="preserve"> </w:t>
      </w:r>
      <w:r>
        <w:rPr>
          <w:sz w:val="20"/>
        </w:rPr>
        <w:t>=</w:t>
      </w:r>
      <w:r>
        <w:rPr>
          <w:spacing w:val="-5"/>
          <w:sz w:val="20"/>
        </w:rPr>
        <w:t xml:space="preserve"> </w:t>
      </w:r>
      <w:r>
        <w:rPr>
          <w:sz w:val="20"/>
        </w:rPr>
        <w:t>Neutral,</w:t>
      </w:r>
      <w:r>
        <w:rPr>
          <w:spacing w:val="-3"/>
          <w:sz w:val="20"/>
        </w:rPr>
        <w:t xml:space="preserve"> </w:t>
      </w:r>
      <w:r>
        <w:rPr>
          <w:b/>
          <w:sz w:val="20"/>
        </w:rPr>
        <w:t>A</w:t>
      </w:r>
      <w:r>
        <w:rPr>
          <w:b/>
          <w:spacing w:val="-4"/>
          <w:sz w:val="20"/>
        </w:rPr>
        <w:t xml:space="preserve"> </w:t>
      </w:r>
      <w:r>
        <w:rPr>
          <w:sz w:val="20"/>
        </w:rPr>
        <w:t>=</w:t>
      </w:r>
      <w:r>
        <w:rPr>
          <w:spacing w:val="-5"/>
          <w:sz w:val="20"/>
        </w:rPr>
        <w:t xml:space="preserve"> </w:t>
      </w:r>
      <w:r>
        <w:rPr>
          <w:sz w:val="20"/>
        </w:rPr>
        <w:t>Agree,</w:t>
      </w:r>
      <w:r>
        <w:rPr>
          <w:spacing w:val="-3"/>
          <w:sz w:val="20"/>
        </w:rPr>
        <w:t xml:space="preserve"> </w:t>
      </w:r>
      <w:r>
        <w:rPr>
          <w:b/>
          <w:sz w:val="20"/>
        </w:rPr>
        <w:t>SA</w:t>
      </w:r>
      <w:r>
        <w:rPr>
          <w:b/>
          <w:spacing w:val="-4"/>
          <w:sz w:val="20"/>
        </w:rPr>
        <w:t xml:space="preserve"> </w:t>
      </w:r>
      <w:r>
        <w:rPr>
          <w:sz w:val="20"/>
        </w:rPr>
        <w:t>=</w:t>
      </w:r>
      <w:r>
        <w:rPr>
          <w:spacing w:val="-5"/>
          <w:sz w:val="20"/>
        </w:rPr>
        <w:t xml:space="preserve"> </w:t>
      </w:r>
      <w:r>
        <w:rPr>
          <w:sz w:val="20"/>
        </w:rPr>
        <w:t>Strongly</w:t>
      </w:r>
      <w:r>
        <w:rPr>
          <w:spacing w:val="-3"/>
          <w:sz w:val="20"/>
        </w:rPr>
        <w:t xml:space="preserve"> </w:t>
      </w:r>
      <w:r>
        <w:rPr>
          <w:spacing w:val="-2"/>
          <w:sz w:val="20"/>
        </w:rPr>
        <w:t>Agree)</w:t>
      </w:r>
    </w:p>
    <w:p w14:paraId="7EDD2CDC" w14:textId="77777777" w:rsidR="00091647" w:rsidRDefault="00091647" w:rsidP="00091647">
      <w:pPr>
        <w:pStyle w:val="BodyText"/>
        <w:spacing w:before="8"/>
        <w:rPr>
          <w:sz w:val="14"/>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16"/>
        <w:gridCol w:w="512"/>
        <w:gridCol w:w="509"/>
        <w:gridCol w:w="511"/>
        <w:gridCol w:w="509"/>
        <w:gridCol w:w="512"/>
      </w:tblGrid>
      <w:tr w:rsidR="00091647" w14:paraId="699079D6" w14:textId="77777777" w:rsidTr="00412F18">
        <w:trPr>
          <w:trHeight w:val="311"/>
        </w:trPr>
        <w:tc>
          <w:tcPr>
            <w:tcW w:w="7516" w:type="dxa"/>
            <w:shd w:val="clear" w:color="auto" w:fill="BCD5ED"/>
          </w:tcPr>
          <w:p w14:paraId="060EE1EC" w14:textId="77777777" w:rsidR="00091647" w:rsidRDefault="00091647" w:rsidP="00412F18">
            <w:pPr>
              <w:pStyle w:val="TableParagraph"/>
              <w:spacing w:before="25" w:line="266" w:lineRule="exact"/>
              <w:ind w:left="110"/>
              <w:rPr>
                <w:b/>
              </w:rPr>
            </w:pPr>
            <w:r>
              <w:rPr>
                <w:b/>
                <w:spacing w:val="-2"/>
              </w:rPr>
              <w:t>Questions</w:t>
            </w:r>
          </w:p>
        </w:tc>
        <w:tc>
          <w:tcPr>
            <w:tcW w:w="512" w:type="dxa"/>
            <w:shd w:val="clear" w:color="auto" w:fill="BCD5ED"/>
          </w:tcPr>
          <w:p w14:paraId="03FDC0BA" w14:textId="77777777" w:rsidR="00091647" w:rsidRDefault="00091647" w:rsidP="00412F18">
            <w:pPr>
              <w:pStyle w:val="TableParagraph"/>
              <w:spacing w:before="25"/>
              <w:ind w:left="125"/>
              <w:rPr>
                <w:b/>
                <w:sz w:val="21"/>
              </w:rPr>
            </w:pPr>
            <w:r>
              <w:rPr>
                <w:b/>
                <w:spacing w:val="-5"/>
                <w:sz w:val="21"/>
              </w:rPr>
              <w:t>SD</w:t>
            </w:r>
          </w:p>
        </w:tc>
        <w:tc>
          <w:tcPr>
            <w:tcW w:w="509" w:type="dxa"/>
            <w:shd w:val="clear" w:color="auto" w:fill="BCD5ED"/>
          </w:tcPr>
          <w:p w14:paraId="38D75692" w14:textId="77777777" w:rsidR="00091647" w:rsidRDefault="00091647" w:rsidP="00412F18">
            <w:pPr>
              <w:pStyle w:val="TableParagraph"/>
              <w:spacing w:before="25"/>
              <w:ind w:left="138"/>
              <w:rPr>
                <w:b/>
                <w:sz w:val="21"/>
              </w:rPr>
            </w:pPr>
            <w:r>
              <w:rPr>
                <w:b/>
                <w:spacing w:val="-10"/>
                <w:sz w:val="21"/>
              </w:rPr>
              <w:t>D</w:t>
            </w:r>
          </w:p>
        </w:tc>
        <w:tc>
          <w:tcPr>
            <w:tcW w:w="511" w:type="dxa"/>
            <w:shd w:val="clear" w:color="auto" w:fill="BCD5ED"/>
          </w:tcPr>
          <w:p w14:paraId="3820DEF4" w14:textId="77777777" w:rsidR="00091647" w:rsidRDefault="00091647" w:rsidP="00412F18">
            <w:pPr>
              <w:pStyle w:val="TableParagraph"/>
              <w:spacing w:before="25" w:line="266" w:lineRule="exact"/>
              <w:ind w:left="8"/>
              <w:jc w:val="center"/>
              <w:rPr>
                <w:b/>
              </w:rPr>
            </w:pPr>
            <w:r>
              <w:rPr>
                <w:b/>
                <w:spacing w:val="-10"/>
              </w:rPr>
              <w:t>N</w:t>
            </w:r>
          </w:p>
        </w:tc>
        <w:tc>
          <w:tcPr>
            <w:tcW w:w="509" w:type="dxa"/>
            <w:shd w:val="clear" w:color="auto" w:fill="BCD5ED"/>
          </w:tcPr>
          <w:p w14:paraId="60160E28" w14:textId="77777777" w:rsidR="00091647" w:rsidRDefault="00091647" w:rsidP="00412F18">
            <w:pPr>
              <w:pStyle w:val="TableParagraph"/>
              <w:spacing w:before="25"/>
              <w:ind w:left="7"/>
              <w:jc w:val="center"/>
              <w:rPr>
                <w:b/>
                <w:sz w:val="21"/>
              </w:rPr>
            </w:pPr>
            <w:r>
              <w:rPr>
                <w:b/>
                <w:spacing w:val="-10"/>
                <w:sz w:val="21"/>
              </w:rPr>
              <w:t>A</w:t>
            </w:r>
          </w:p>
        </w:tc>
        <w:tc>
          <w:tcPr>
            <w:tcW w:w="512" w:type="dxa"/>
            <w:shd w:val="clear" w:color="auto" w:fill="BCD5ED"/>
          </w:tcPr>
          <w:p w14:paraId="4929F45D" w14:textId="77777777" w:rsidR="00091647" w:rsidRDefault="00091647" w:rsidP="00412F18">
            <w:pPr>
              <w:pStyle w:val="TableParagraph"/>
              <w:spacing w:before="25"/>
              <w:ind w:left="138"/>
              <w:rPr>
                <w:b/>
                <w:sz w:val="21"/>
              </w:rPr>
            </w:pPr>
            <w:r>
              <w:rPr>
                <w:b/>
                <w:spacing w:val="-5"/>
                <w:sz w:val="21"/>
              </w:rPr>
              <w:t>SA</w:t>
            </w:r>
          </w:p>
        </w:tc>
      </w:tr>
      <w:tr w:rsidR="00091647" w14:paraId="34C5DE77" w14:textId="77777777" w:rsidTr="00412F18">
        <w:trPr>
          <w:trHeight w:val="791"/>
        </w:trPr>
        <w:tc>
          <w:tcPr>
            <w:tcW w:w="7516" w:type="dxa"/>
          </w:tcPr>
          <w:p w14:paraId="669EEFB7" w14:textId="77777777" w:rsidR="00091647" w:rsidRDefault="00091647" w:rsidP="00412F18">
            <w:pPr>
              <w:pStyle w:val="TableParagraph"/>
              <w:spacing w:before="25"/>
              <w:ind w:left="384" w:right="605" w:hanging="275"/>
              <w:rPr>
                <w:sz w:val="21"/>
              </w:rPr>
            </w:pPr>
            <w:r>
              <w:rPr>
                <w:sz w:val="21"/>
              </w:rPr>
              <w:t>1. The student demonstrated the ability to design, implement, and evaluate a network-based</w:t>
            </w:r>
            <w:r>
              <w:rPr>
                <w:spacing w:val="-4"/>
                <w:sz w:val="21"/>
              </w:rPr>
              <w:t xml:space="preserve"> </w:t>
            </w:r>
            <w:r>
              <w:rPr>
                <w:sz w:val="21"/>
              </w:rPr>
              <w:t>system,</w:t>
            </w:r>
            <w:r>
              <w:rPr>
                <w:spacing w:val="-7"/>
                <w:sz w:val="21"/>
              </w:rPr>
              <w:t xml:space="preserve"> </w:t>
            </w:r>
            <w:r>
              <w:rPr>
                <w:sz w:val="21"/>
              </w:rPr>
              <w:t>process,</w:t>
            </w:r>
            <w:r>
              <w:rPr>
                <w:spacing w:val="-4"/>
                <w:sz w:val="21"/>
              </w:rPr>
              <w:t xml:space="preserve"> </w:t>
            </w:r>
            <w:r>
              <w:rPr>
                <w:sz w:val="21"/>
              </w:rPr>
              <w:t>component,</w:t>
            </w:r>
            <w:r>
              <w:rPr>
                <w:spacing w:val="-4"/>
                <w:sz w:val="21"/>
              </w:rPr>
              <w:t xml:space="preserve"> </w:t>
            </w:r>
            <w:r>
              <w:rPr>
                <w:sz w:val="21"/>
              </w:rPr>
              <w:t>or</w:t>
            </w:r>
            <w:r>
              <w:rPr>
                <w:spacing w:val="-4"/>
                <w:sz w:val="21"/>
              </w:rPr>
              <w:t xml:space="preserve"> </w:t>
            </w:r>
            <w:proofErr w:type="spellStart"/>
            <w:r>
              <w:rPr>
                <w:sz w:val="21"/>
              </w:rPr>
              <w:t>programme</w:t>
            </w:r>
            <w:proofErr w:type="spellEnd"/>
            <w:r>
              <w:rPr>
                <w:spacing w:val="-4"/>
                <w:sz w:val="21"/>
              </w:rPr>
              <w:t xml:space="preserve"> </w:t>
            </w:r>
            <w:r>
              <w:rPr>
                <w:sz w:val="21"/>
              </w:rPr>
              <w:t>to</w:t>
            </w:r>
            <w:r>
              <w:rPr>
                <w:spacing w:val="-8"/>
                <w:sz w:val="21"/>
              </w:rPr>
              <w:t xml:space="preserve"> </w:t>
            </w:r>
            <w:r>
              <w:rPr>
                <w:sz w:val="21"/>
              </w:rPr>
              <w:t>meet</w:t>
            </w:r>
            <w:r>
              <w:rPr>
                <w:spacing w:val="-3"/>
                <w:sz w:val="21"/>
              </w:rPr>
              <w:t xml:space="preserve"> </w:t>
            </w:r>
            <w:r>
              <w:rPr>
                <w:sz w:val="21"/>
              </w:rPr>
              <w:t>desired</w:t>
            </w:r>
          </w:p>
          <w:p w14:paraId="7A5F2BAC" w14:textId="77777777" w:rsidR="00091647" w:rsidRDefault="00091647" w:rsidP="00412F18">
            <w:pPr>
              <w:pStyle w:val="TableParagraph"/>
              <w:spacing w:line="233" w:lineRule="exact"/>
              <w:ind w:left="384"/>
              <w:rPr>
                <w:sz w:val="21"/>
              </w:rPr>
            </w:pPr>
            <w:r>
              <w:rPr>
                <w:spacing w:val="-2"/>
                <w:sz w:val="21"/>
              </w:rPr>
              <w:t>needs.</w:t>
            </w:r>
          </w:p>
        </w:tc>
        <w:tc>
          <w:tcPr>
            <w:tcW w:w="512" w:type="dxa"/>
          </w:tcPr>
          <w:p w14:paraId="301B70C7" w14:textId="77777777" w:rsidR="00091647" w:rsidRDefault="00091647" w:rsidP="00412F18">
            <w:pPr>
              <w:pStyle w:val="TableParagraph"/>
              <w:rPr>
                <w:rFonts w:ascii="Times New Roman"/>
                <w:sz w:val="20"/>
              </w:rPr>
            </w:pPr>
          </w:p>
        </w:tc>
        <w:tc>
          <w:tcPr>
            <w:tcW w:w="509" w:type="dxa"/>
          </w:tcPr>
          <w:p w14:paraId="27C24F8C" w14:textId="77777777" w:rsidR="00091647" w:rsidRDefault="00091647" w:rsidP="00412F18">
            <w:pPr>
              <w:pStyle w:val="TableParagraph"/>
              <w:rPr>
                <w:rFonts w:ascii="Times New Roman"/>
                <w:sz w:val="20"/>
              </w:rPr>
            </w:pPr>
          </w:p>
        </w:tc>
        <w:tc>
          <w:tcPr>
            <w:tcW w:w="511" w:type="dxa"/>
          </w:tcPr>
          <w:p w14:paraId="64726BC0" w14:textId="77777777" w:rsidR="00091647" w:rsidRDefault="00091647" w:rsidP="00412F18">
            <w:pPr>
              <w:pStyle w:val="TableParagraph"/>
              <w:rPr>
                <w:rFonts w:ascii="Times New Roman"/>
                <w:sz w:val="20"/>
              </w:rPr>
            </w:pPr>
          </w:p>
        </w:tc>
        <w:tc>
          <w:tcPr>
            <w:tcW w:w="509" w:type="dxa"/>
          </w:tcPr>
          <w:p w14:paraId="149C7FF1" w14:textId="77777777" w:rsidR="00091647" w:rsidRDefault="00091647" w:rsidP="00412F18">
            <w:pPr>
              <w:pStyle w:val="TableParagraph"/>
              <w:rPr>
                <w:rFonts w:ascii="Times New Roman"/>
                <w:sz w:val="20"/>
              </w:rPr>
            </w:pPr>
          </w:p>
        </w:tc>
        <w:tc>
          <w:tcPr>
            <w:tcW w:w="512" w:type="dxa"/>
          </w:tcPr>
          <w:p w14:paraId="52E4F633" w14:textId="77777777" w:rsidR="00091647" w:rsidRDefault="00091647" w:rsidP="00412F18">
            <w:pPr>
              <w:pStyle w:val="TableParagraph"/>
              <w:rPr>
                <w:rFonts w:ascii="Times New Roman"/>
                <w:sz w:val="20"/>
              </w:rPr>
            </w:pPr>
          </w:p>
        </w:tc>
      </w:tr>
      <w:tr w:rsidR="00091647" w14:paraId="2FE32CF7" w14:textId="77777777" w:rsidTr="00412F18">
        <w:trPr>
          <w:trHeight w:val="493"/>
        </w:trPr>
        <w:tc>
          <w:tcPr>
            <w:tcW w:w="7516" w:type="dxa"/>
          </w:tcPr>
          <w:p w14:paraId="25F45033" w14:textId="77777777" w:rsidR="00091647" w:rsidRDefault="00091647" w:rsidP="00412F18">
            <w:pPr>
              <w:pStyle w:val="TableParagraph"/>
              <w:spacing w:before="133"/>
              <w:ind w:left="110"/>
              <w:rPr>
                <w:sz w:val="21"/>
              </w:rPr>
            </w:pPr>
            <w:r>
              <w:rPr>
                <w:sz w:val="21"/>
              </w:rPr>
              <w:t>2.</w:t>
            </w:r>
            <w:r>
              <w:rPr>
                <w:spacing w:val="1"/>
                <w:sz w:val="21"/>
              </w:rPr>
              <w:t xml:space="preserve"> </w:t>
            </w:r>
            <w:r>
              <w:rPr>
                <w:sz w:val="21"/>
              </w:rPr>
              <w:t>The</w:t>
            </w:r>
            <w:r>
              <w:rPr>
                <w:spacing w:val="-6"/>
                <w:sz w:val="21"/>
              </w:rPr>
              <w:t xml:space="preserve"> </w:t>
            </w:r>
            <w:r>
              <w:rPr>
                <w:sz w:val="21"/>
              </w:rPr>
              <w:t>student</w:t>
            </w:r>
            <w:r>
              <w:rPr>
                <w:spacing w:val="-4"/>
                <w:sz w:val="21"/>
              </w:rPr>
              <w:t xml:space="preserve"> </w:t>
            </w:r>
            <w:r>
              <w:rPr>
                <w:sz w:val="21"/>
              </w:rPr>
              <w:t>performed</w:t>
            </w:r>
            <w:r>
              <w:rPr>
                <w:spacing w:val="-8"/>
                <w:sz w:val="21"/>
              </w:rPr>
              <w:t xml:space="preserve"> </w:t>
            </w:r>
            <w:r>
              <w:rPr>
                <w:sz w:val="21"/>
              </w:rPr>
              <w:t>his/her</w:t>
            </w:r>
            <w:r>
              <w:rPr>
                <w:spacing w:val="-6"/>
                <w:sz w:val="21"/>
              </w:rPr>
              <w:t xml:space="preserve"> </w:t>
            </w:r>
            <w:r>
              <w:rPr>
                <w:sz w:val="21"/>
              </w:rPr>
              <w:t>function</w:t>
            </w:r>
            <w:r>
              <w:rPr>
                <w:spacing w:val="-8"/>
                <w:sz w:val="21"/>
              </w:rPr>
              <w:t xml:space="preserve"> </w:t>
            </w:r>
            <w:r>
              <w:rPr>
                <w:sz w:val="21"/>
              </w:rPr>
              <w:t>effectively</w:t>
            </w:r>
            <w:r>
              <w:rPr>
                <w:spacing w:val="-5"/>
                <w:sz w:val="21"/>
              </w:rPr>
              <w:t xml:space="preserve"> </w:t>
            </w:r>
            <w:r>
              <w:rPr>
                <w:sz w:val="21"/>
              </w:rPr>
              <w:t>in</w:t>
            </w:r>
            <w:r>
              <w:rPr>
                <w:spacing w:val="-8"/>
                <w:sz w:val="21"/>
              </w:rPr>
              <w:t xml:space="preserve"> </w:t>
            </w:r>
            <w:r>
              <w:rPr>
                <w:spacing w:val="-2"/>
                <w:sz w:val="21"/>
              </w:rPr>
              <w:t>teams.</w:t>
            </w:r>
          </w:p>
        </w:tc>
        <w:tc>
          <w:tcPr>
            <w:tcW w:w="512" w:type="dxa"/>
          </w:tcPr>
          <w:p w14:paraId="28B58D9E" w14:textId="77777777" w:rsidR="00091647" w:rsidRDefault="00091647" w:rsidP="00412F18">
            <w:pPr>
              <w:pStyle w:val="TableParagraph"/>
              <w:rPr>
                <w:rFonts w:ascii="Times New Roman"/>
                <w:sz w:val="20"/>
              </w:rPr>
            </w:pPr>
          </w:p>
        </w:tc>
        <w:tc>
          <w:tcPr>
            <w:tcW w:w="509" w:type="dxa"/>
          </w:tcPr>
          <w:p w14:paraId="5806BF1D" w14:textId="77777777" w:rsidR="00091647" w:rsidRDefault="00091647" w:rsidP="00412F18">
            <w:pPr>
              <w:pStyle w:val="TableParagraph"/>
              <w:rPr>
                <w:rFonts w:ascii="Times New Roman"/>
                <w:sz w:val="20"/>
              </w:rPr>
            </w:pPr>
          </w:p>
        </w:tc>
        <w:tc>
          <w:tcPr>
            <w:tcW w:w="511" w:type="dxa"/>
          </w:tcPr>
          <w:p w14:paraId="15DE97C6" w14:textId="77777777" w:rsidR="00091647" w:rsidRDefault="00091647" w:rsidP="00412F18">
            <w:pPr>
              <w:pStyle w:val="TableParagraph"/>
              <w:rPr>
                <w:rFonts w:ascii="Times New Roman"/>
                <w:sz w:val="20"/>
              </w:rPr>
            </w:pPr>
          </w:p>
        </w:tc>
        <w:tc>
          <w:tcPr>
            <w:tcW w:w="509" w:type="dxa"/>
          </w:tcPr>
          <w:p w14:paraId="17715169" w14:textId="77777777" w:rsidR="00091647" w:rsidRDefault="00091647" w:rsidP="00412F18">
            <w:pPr>
              <w:pStyle w:val="TableParagraph"/>
              <w:rPr>
                <w:rFonts w:ascii="Times New Roman"/>
                <w:sz w:val="20"/>
              </w:rPr>
            </w:pPr>
          </w:p>
        </w:tc>
        <w:tc>
          <w:tcPr>
            <w:tcW w:w="512" w:type="dxa"/>
          </w:tcPr>
          <w:p w14:paraId="714CF1BF" w14:textId="77777777" w:rsidR="00091647" w:rsidRDefault="00091647" w:rsidP="00412F18">
            <w:pPr>
              <w:pStyle w:val="TableParagraph"/>
              <w:rPr>
                <w:rFonts w:ascii="Times New Roman"/>
                <w:sz w:val="20"/>
              </w:rPr>
            </w:pPr>
          </w:p>
        </w:tc>
      </w:tr>
      <w:tr w:rsidR="00091647" w14:paraId="5423CF68" w14:textId="77777777" w:rsidTr="00412F18">
        <w:trPr>
          <w:trHeight w:val="537"/>
        </w:trPr>
        <w:tc>
          <w:tcPr>
            <w:tcW w:w="7516" w:type="dxa"/>
          </w:tcPr>
          <w:p w14:paraId="3940CDE2" w14:textId="77777777" w:rsidR="00091647" w:rsidRDefault="00091647" w:rsidP="00412F18">
            <w:pPr>
              <w:pStyle w:val="TableParagraph"/>
              <w:spacing w:before="5" w:line="250" w:lineRule="atLeast"/>
              <w:ind w:left="382" w:hanging="272"/>
              <w:rPr>
                <w:sz w:val="21"/>
              </w:rPr>
            </w:pPr>
            <w:r>
              <w:rPr>
                <w:sz w:val="21"/>
              </w:rPr>
              <w:t>3. The</w:t>
            </w:r>
            <w:r>
              <w:rPr>
                <w:spacing w:val="-2"/>
                <w:sz w:val="21"/>
              </w:rPr>
              <w:t xml:space="preserve"> </w:t>
            </w:r>
            <w:r>
              <w:rPr>
                <w:sz w:val="21"/>
              </w:rPr>
              <w:t>student</w:t>
            </w:r>
            <w:r>
              <w:rPr>
                <w:spacing w:val="-1"/>
                <w:sz w:val="21"/>
              </w:rPr>
              <w:t xml:space="preserve"> </w:t>
            </w:r>
            <w:r>
              <w:rPr>
                <w:sz w:val="21"/>
              </w:rPr>
              <w:t>demonstrated</w:t>
            </w:r>
            <w:r>
              <w:rPr>
                <w:spacing w:val="-2"/>
                <w:sz w:val="21"/>
              </w:rPr>
              <w:t xml:space="preserve"> </w:t>
            </w:r>
            <w:r>
              <w:rPr>
                <w:sz w:val="21"/>
              </w:rPr>
              <w:t>the</w:t>
            </w:r>
            <w:r>
              <w:rPr>
                <w:spacing w:val="-5"/>
                <w:sz w:val="21"/>
              </w:rPr>
              <w:t xml:space="preserve"> </w:t>
            </w:r>
            <w:r>
              <w:rPr>
                <w:sz w:val="21"/>
              </w:rPr>
              <w:t>ability</w:t>
            </w:r>
            <w:r>
              <w:rPr>
                <w:spacing w:val="-2"/>
                <w:sz w:val="21"/>
              </w:rPr>
              <w:t xml:space="preserve"> </w:t>
            </w:r>
            <w:r>
              <w:rPr>
                <w:sz w:val="21"/>
              </w:rPr>
              <w:t>to</w:t>
            </w:r>
            <w:r>
              <w:rPr>
                <w:spacing w:val="-6"/>
                <w:sz w:val="21"/>
              </w:rPr>
              <w:t xml:space="preserve"> </w:t>
            </w:r>
            <w:r>
              <w:rPr>
                <w:sz w:val="21"/>
              </w:rPr>
              <w:t>identify,</w:t>
            </w:r>
            <w:r>
              <w:rPr>
                <w:spacing w:val="-4"/>
                <w:sz w:val="21"/>
              </w:rPr>
              <w:t xml:space="preserve"> </w:t>
            </w:r>
            <w:proofErr w:type="spellStart"/>
            <w:r>
              <w:rPr>
                <w:sz w:val="21"/>
              </w:rPr>
              <w:t>analyse</w:t>
            </w:r>
            <w:proofErr w:type="spellEnd"/>
            <w:r>
              <w:rPr>
                <w:spacing w:val="-2"/>
                <w:sz w:val="21"/>
              </w:rPr>
              <w:t xml:space="preserve"> </w:t>
            </w:r>
            <w:r>
              <w:rPr>
                <w:sz w:val="21"/>
              </w:rPr>
              <w:t>a</w:t>
            </w:r>
            <w:r>
              <w:rPr>
                <w:spacing w:val="-2"/>
                <w:sz w:val="21"/>
              </w:rPr>
              <w:t xml:space="preserve"> </w:t>
            </w:r>
            <w:r>
              <w:rPr>
                <w:sz w:val="21"/>
              </w:rPr>
              <w:t>problem</w:t>
            </w:r>
            <w:r>
              <w:rPr>
                <w:spacing w:val="-2"/>
                <w:sz w:val="21"/>
              </w:rPr>
              <w:t xml:space="preserve"> </w:t>
            </w:r>
            <w:r>
              <w:rPr>
                <w:sz w:val="21"/>
              </w:rPr>
              <w:t>and</w:t>
            </w:r>
            <w:r>
              <w:rPr>
                <w:spacing w:val="-5"/>
                <w:sz w:val="21"/>
              </w:rPr>
              <w:t xml:space="preserve"> </w:t>
            </w:r>
            <w:r>
              <w:rPr>
                <w:sz w:val="21"/>
              </w:rPr>
              <w:t>define</w:t>
            </w:r>
            <w:r>
              <w:rPr>
                <w:spacing w:val="-4"/>
                <w:sz w:val="21"/>
              </w:rPr>
              <w:t xml:space="preserve"> </w:t>
            </w:r>
            <w:r>
              <w:rPr>
                <w:sz w:val="21"/>
              </w:rPr>
              <w:t>the networking requirements appropriate to its solution.</w:t>
            </w:r>
          </w:p>
        </w:tc>
        <w:tc>
          <w:tcPr>
            <w:tcW w:w="512" w:type="dxa"/>
          </w:tcPr>
          <w:p w14:paraId="06271BE4" w14:textId="77777777" w:rsidR="00091647" w:rsidRDefault="00091647" w:rsidP="00412F18">
            <w:pPr>
              <w:pStyle w:val="TableParagraph"/>
              <w:rPr>
                <w:rFonts w:ascii="Times New Roman"/>
                <w:sz w:val="20"/>
              </w:rPr>
            </w:pPr>
          </w:p>
        </w:tc>
        <w:tc>
          <w:tcPr>
            <w:tcW w:w="509" w:type="dxa"/>
          </w:tcPr>
          <w:p w14:paraId="2565A391" w14:textId="77777777" w:rsidR="00091647" w:rsidRDefault="00091647" w:rsidP="00412F18">
            <w:pPr>
              <w:pStyle w:val="TableParagraph"/>
              <w:rPr>
                <w:rFonts w:ascii="Times New Roman"/>
                <w:sz w:val="20"/>
              </w:rPr>
            </w:pPr>
          </w:p>
        </w:tc>
        <w:tc>
          <w:tcPr>
            <w:tcW w:w="511" w:type="dxa"/>
          </w:tcPr>
          <w:p w14:paraId="4740ABD2" w14:textId="77777777" w:rsidR="00091647" w:rsidRDefault="00091647" w:rsidP="00412F18">
            <w:pPr>
              <w:pStyle w:val="TableParagraph"/>
              <w:rPr>
                <w:rFonts w:ascii="Times New Roman"/>
                <w:sz w:val="20"/>
              </w:rPr>
            </w:pPr>
          </w:p>
        </w:tc>
        <w:tc>
          <w:tcPr>
            <w:tcW w:w="509" w:type="dxa"/>
          </w:tcPr>
          <w:p w14:paraId="170C6F55" w14:textId="77777777" w:rsidR="00091647" w:rsidRDefault="00091647" w:rsidP="00412F18">
            <w:pPr>
              <w:pStyle w:val="TableParagraph"/>
              <w:rPr>
                <w:rFonts w:ascii="Times New Roman"/>
                <w:sz w:val="20"/>
              </w:rPr>
            </w:pPr>
          </w:p>
        </w:tc>
        <w:tc>
          <w:tcPr>
            <w:tcW w:w="512" w:type="dxa"/>
          </w:tcPr>
          <w:p w14:paraId="5317D3C3" w14:textId="77777777" w:rsidR="00091647" w:rsidRDefault="00091647" w:rsidP="00412F18">
            <w:pPr>
              <w:pStyle w:val="TableParagraph"/>
              <w:rPr>
                <w:rFonts w:ascii="Times New Roman"/>
                <w:sz w:val="20"/>
              </w:rPr>
            </w:pPr>
          </w:p>
        </w:tc>
      </w:tr>
      <w:tr w:rsidR="00091647" w14:paraId="0A8DD5C0" w14:textId="77777777" w:rsidTr="00412F18">
        <w:trPr>
          <w:trHeight w:val="537"/>
        </w:trPr>
        <w:tc>
          <w:tcPr>
            <w:tcW w:w="7516" w:type="dxa"/>
          </w:tcPr>
          <w:p w14:paraId="7CD8B460" w14:textId="77777777" w:rsidR="00091647" w:rsidRDefault="00091647" w:rsidP="00412F18">
            <w:pPr>
              <w:pStyle w:val="TableParagraph"/>
              <w:spacing w:before="4" w:line="250" w:lineRule="atLeast"/>
              <w:ind w:left="382" w:right="64" w:hanging="272"/>
              <w:rPr>
                <w:sz w:val="21"/>
              </w:rPr>
            </w:pPr>
            <w:r>
              <w:rPr>
                <w:sz w:val="21"/>
              </w:rPr>
              <w:t>4. The</w:t>
            </w:r>
            <w:r>
              <w:rPr>
                <w:spacing w:val="-3"/>
                <w:sz w:val="21"/>
              </w:rPr>
              <w:t xml:space="preserve"> </w:t>
            </w:r>
            <w:r>
              <w:rPr>
                <w:sz w:val="21"/>
              </w:rPr>
              <w:t>student</w:t>
            </w:r>
            <w:r>
              <w:rPr>
                <w:spacing w:val="-4"/>
                <w:sz w:val="21"/>
              </w:rPr>
              <w:t xml:space="preserve"> </w:t>
            </w:r>
            <w:r>
              <w:rPr>
                <w:sz w:val="21"/>
              </w:rPr>
              <w:t>was</w:t>
            </w:r>
            <w:r>
              <w:rPr>
                <w:spacing w:val="-4"/>
                <w:sz w:val="21"/>
              </w:rPr>
              <w:t xml:space="preserve"> </w:t>
            </w:r>
            <w:r>
              <w:rPr>
                <w:sz w:val="21"/>
              </w:rPr>
              <w:t>able</w:t>
            </w:r>
            <w:r>
              <w:rPr>
                <w:spacing w:val="-5"/>
                <w:sz w:val="21"/>
              </w:rPr>
              <w:t xml:space="preserve"> </w:t>
            </w:r>
            <w:r>
              <w:rPr>
                <w:sz w:val="21"/>
              </w:rPr>
              <w:t>to</w:t>
            </w:r>
            <w:r>
              <w:rPr>
                <w:spacing w:val="-4"/>
                <w:sz w:val="21"/>
              </w:rPr>
              <w:t xml:space="preserve"> </w:t>
            </w:r>
            <w:r>
              <w:rPr>
                <w:sz w:val="21"/>
              </w:rPr>
              <w:t>understand</w:t>
            </w:r>
            <w:r>
              <w:rPr>
                <w:spacing w:val="-3"/>
                <w:sz w:val="21"/>
              </w:rPr>
              <w:t xml:space="preserve"> </w:t>
            </w:r>
            <w:r>
              <w:rPr>
                <w:sz w:val="21"/>
              </w:rPr>
              <w:t>and</w:t>
            </w:r>
            <w:r>
              <w:rPr>
                <w:spacing w:val="-3"/>
                <w:sz w:val="21"/>
              </w:rPr>
              <w:t xml:space="preserve"> </w:t>
            </w:r>
            <w:r>
              <w:rPr>
                <w:sz w:val="21"/>
              </w:rPr>
              <w:t>follow</w:t>
            </w:r>
            <w:r>
              <w:rPr>
                <w:spacing w:val="-5"/>
                <w:sz w:val="21"/>
              </w:rPr>
              <w:t xml:space="preserve"> </w:t>
            </w:r>
            <w:r>
              <w:rPr>
                <w:sz w:val="21"/>
              </w:rPr>
              <w:t>professional,</w:t>
            </w:r>
            <w:r>
              <w:rPr>
                <w:spacing w:val="-3"/>
                <w:sz w:val="21"/>
              </w:rPr>
              <w:t xml:space="preserve"> </w:t>
            </w:r>
            <w:r>
              <w:rPr>
                <w:sz w:val="21"/>
              </w:rPr>
              <w:t>social,</w:t>
            </w:r>
            <w:r>
              <w:rPr>
                <w:spacing w:val="-3"/>
                <w:sz w:val="21"/>
              </w:rPr>
              <w:t xml:space="preserve"> </w:t>
            </w:r>
            <w:r>
              <w:rPr>
                <w:sz w:val="21"/>
              </w:rPr>
              <w:t>legal,</w:t>
            </w:r>
            <w:r>
              <w:rPr>
                <w:spacing w:val="-3"/>
                <w:sz w:val="21"/>
              </w:rPr>
              <w:t xml:space="preserve"> </w:t>
            </w:r>
            <w:r>
              <w:rPr>
                <w:sz w:val="21"/>
              </w:rPr>
              <w:t>ethical and cultural responsibilities during the internship.</w:t>
            </w:r>
          </w:p>
        </w:tc>
        <w:tc>
          <w:tcPr>
            <w:tcW w:w="512" w:type="dxa"/>
          </w:tcPr>
          <w:p w14:paraId="208CC0C9" w14:textId="77777777" w:rsidR="00091647" w:rsidRDefault="00091647" w:rsidP="00412F18">
            <w:pPr>
              <w:pStyle w:val="TableParagraph"/>
              <w:rPr>
                <w:rFonts w:ascii="Times New Roman"/>
                <w:sz w:val="20"/>
              </w:rPr>
            </w:pPr>
          </w:p>
        </w:tc>
        <w:tc>
          <w:tcPr>
            <w:tcW w:w="509" w:type="dxa"/>
          </w:tcPr>
          <w:p w14:paraId="52CCA6E0" w14:textId="77777777" w:rsidR="00091647" w:rsidRDefault="00091647" w:rsidP="00412F18">
            <w:pPr>
              <w:pStyle w:val="TableParagraph"/>
              <w:rPr>
                <w:rFonts w:ascii="Times New Roman"/>
                <w:sz w:val="20"/>
              </w:rPr>
            </w:pPr>
          </w:p>
        </w:tc>
        <w:tc>
          <w:tcPr>
            <w:tcW w:w="511" w:type="dxa"/>
          </w:tcPr>
          <w:p w14:paraId="102AC0A3" w14:textId="77777777" w:rsidR="00091647" w:rsidRDefault="00091647" w:rsidP="00412F18">
            <w:pPr>
              <w:pStyle w:val="TableParagraph"/>
              <w:rPr>
                <w:rFonts w:ascii="Times New Roman"/>
                <w:sz w:val="20"/>
              </w:rPr>
            </w:pPr>
          </w:p>
        </w:tc>
        <w:tc>
          <w:tcPr>
            <w:tcW w:w="509" w:type="dxa"/>
          </w:tcPr>
          <w:p w14:paraId="532CD7D9" w14:textId="77777777" w:rsidR="00091647" w:rsidRDefault="00091647" w:rsidP="00412F18">
            <w:pPr>
              <w:pStyle w:val="TableParagraph"/>
              <w:rPr>
                <w:rFonts w:ascii="Times New Roman"/>
                <w:sz w:val="20"/>
              </w:rPr>
            </w:pPr>
          </w:p>
        </w:tc>
        <w:tc>
          <w:tcPr>
            <w:tcW w:w="512" w:type="dxa"/>
          </w:tcPr>
          <w:p w14:paraId="7A61873B" w14:textId="77777777" w:rsidR="00091647" w:rsidRDefault="00091647" w:rsidP="00412F18">
            <w:pPr>
              <w:pStyle w:val="TableParagraph"/>
              <w:rPr>
                <w:rFonts w:ascii="Times New Roman"/>
                <w:sz w:val="20"/>
              </w:rPr>
            </w:pPr>
          </w:p>
        </w:tc>
      </w:tr>
      <w:tr w:rsidR="00091647" w14:paraId="06D251E7" w14:textId="77777777" w:rsidTr="00412F18">
        <w:trPr>
          <w:trHeight w:val="494"/>
        </w:trPr>
        <w:tc>
          <w:tcPr>
            <w:tcW w:w="7516" w:type="dxa"/>
          </w:tcPr>
          <w:p w14:paraId="7E4DEF34" w14:textId="77777777" w:rsidR="00091647" w:rsidRDefault="00091647" w:rsidP="00412F18">
            <w:pPr>
              <w:pStyle w:val="TableParagraph"/>
              <w:spacing w:before="131"/>
              <w:ind w:left="110"/>
              <w:rPr>
                <w:sz w:val="21"/>
              </w:rPr>
            </w:pPr>
            <w:r>
              <w:rPr>
                <w:sz w:val="21"/>
              </w:rPr>
              <w:t>5.</w:t>
            </w:r>
            <w:r>
              <w:rPr>
                <w:spacing w:val="4"/>
                <w:sz w:val="21"/>
              </w:rPr>
              <w:t xml:space="preserve"> </w:t>
            </w:r>
            <w:r>
              <w:rPr>
                <w:sz w:val="21"/>
              </w:rPr>
              <w:t>The</w:t>
            </w:r>
            <w:r>
              <w:rPr>
                <w:spacing w:val="-3"/>
                <w:sz w:val="21"/>
              </w:rPr>
              <w:t xml:space="preserve"> </w:t>
            </w:r>
            <w:r>
              <w:rPr>
                <w:sz w:val="21"/>
              </w:rPr>
              <w:t>student</w:t>
            </w:r>
            <w:r>
              <w:rPr>
                <w:spacing w:val="-4"/>
                <w:sz w:val="21"/>
              </w:rPr>
              <w:t xml:space="preserve"> </w:t>
            </w:r>
            <w:r>
              <w:rPr>
                <w:sz w:val="21"/>
              </w:rPr>
              <w:t>was</w:t>
            </w:r>
            <w:r>
              <w:rPr>
                <w:spacing w:val="-4"/>
                <w:sz w:val="21"/>
              </w:rPr>
              <w:t xml:space="preserve"> </w:t>
            </w:r>
            <w:r>
              <w:rPr>
                <w:sz w:val="21"/>
              </w:rPr>
              <w:t>able</w:t>
            </w:r>
            <w:r>
              <w:rPr>
                <w:spacing w:val="-5"/>
                <w:sz w:val="21"/>
              </w:rPr>
              <w:t xml:space="preserve"> </w:t>
            </w:r>
            <w:r>
              <w:rPr>
                <w:sz w:val="21"/>
              </w:rPr>
              <w:t>to</w:t>
            </w:r>
            <w:r>
              <w:rPr>
                <w:spacing w:val="-4"/>
                <w:sz w:val="21"/>
              </w:rPr>
              <w:t xml:space="preserve"> </w:t>
            </w:r>
            <w:r>
              <w:rPr>
                <w:sz w:val="21"/>
              </w:rPr>
              <w:t>communicate</w:t>
            </w:r>
            <w:r>
              <w:rPr>
                <w:spacing w:val="-5"/>
                <w:sz w:val="21"/>
              </w:rPr>
              <w:t xml:space="preserve"> </w:t>
            </w:r>
            <w:r>
              <w:rPr>
                <w:sz w:val="21"/>
              </w:rPr>
              <w:t>effectively</w:t>
            </w:r>
            <w:r>
              <w:rPr>
                <w:spacing w:val="-3"/>
                <w:sz w:val="21"/>
              </w:rPr>
              <w:t xml:space="preserve"> </w:t>
            </w:r>
            <w:r>
              <w:rPr>
                <w:sz w:val="21"/>
              </w:rPr>
              <w:t>with</w:t>
            </w:r>
            <w:r>
              <w:rPr>
                <w:spacing w:val="-6"/>
                <w:sz w:val="21"/>
              </w:rPr>
              <w:t xml:space="preserve"> </w:t>
            </w:r>
            <w:r>
              <w:rPr>
                <w:sz w:val="21"/>
              </w:rPr>
              <w:t>a</w:t>
            </w:r>
            <w:r>
              <w:rPr>
                <w:spacing w:val="-3"/>
                <w:sz w:val="21"/>
              </w:rPr>
              <w:t xml:space="preserve"> </w:t>
            </w:r>
            <w:r>
              <w:rPr>
                <w:sz w:val="21"/>
              </w:rPr>
              <w:t>range</w:t>
            </w:r>
            <w:r>
              <w:rPr>
                <w:spacing w:val="-4"/>
                <w:sz w:val="21"/>
              </w:rPr>
              <w:t xml:space="preserve"> </w:t>
            </w:r>
            <w:r>
              <w:rPr>
                <w:sz w:val="21"/>
              </w:rPr>
              <w:t>of</w:t>
            </w:r>
            <w:r>
              <w:rPr>
                <w:spacing w:val="-3"/>
                <w:sz w:val="21"/>
              </w:rPr>
              <w:t xml:space="preserve"> </w:t>
            </w:r>
            <w:r>
              <w:rPr>
                <w:spacing w:val="-2"/>
                <w:sz w:val="21"/>
              </w:rPr>
              <w:t>audiences.</w:t>
            </w:r>
          </w:p>
        </w:tc>
        <w:tc>
          <w:tcPr>
            <w:tcW w:w="512" w:type="dxa"/>
          </w:tcPr>
          <w:p w14:paraId="0EDE9089" w14:textId="77777777" w:rsidR="00091647" w:rsidRDefault="00091647" w:rsidP="00412F18">
            <w:pPr>
              <w:pStyle w:val="TableParagraph"/>
              <w:rPr>
                <w:rFonts w:ascii="Times New Roman"/>
                <w:sz w:val="20"/>
              </w:rPr>
            </w:pPr>
          </w:p>
        </w:tc>
        <w:tc>
          <w:tcPr>
            <w:tcW w:w="509" w:type="dxa"/>
          </w:tcPr>
          <w:p w14:paraId="0B5B87F4" w14:textId="77777777" w:rsidR="00091647" w:rsidRDefault="00091647" w:rsidP="00412F18">
            <w:pPr>
              <w:pStyle w:val="TableParagraph"/>
              <w:rPr>
                <w:rFonts w:ascii="Times New Roman"/>
                <w:sz w:val="20"/>
              </w:rPr>
            </w:pPr>
          </w:p>
        </w:tc>
        <w:tc>
          <w:tcPr>
            <w:tcW w:w="511" w:type="dxa"/>
          </w:tcPr>
          <w:p w14:paraId="517B4740" w14:textId="77777777" w:rsidR="00091647" w:rsidRDefault="00091647" w:rsidP="00412F18">
            <w:pPr>
              <w:pStyle w:val="TableParagraph"/>
              <w:rPr>
                <w:rFonts w:ascii="Times New Roman"/>
                <w:sz w:val="20"/>
              </w:rPr>
            </w:pPr>
          </w:p>
        </w:tc>
        <w:tc>
          <w:tcPr>
            <w:tcW w:w="509" w:type="dxa"/>
          </w:tcPr>
          <w:p w14:paraId="01693127" w14:textId="77777777" w:rsidR="00091647" w:rsidRDefault="00091647" w:rsidP="00412F18">
            <w:pPr>
              <w:pStyle w:val="TableParagraph"/>
              <w:rPr>
                <w:rFonts w:ascii="Times New Roman"/>
                <w:sz w:val="20"/>
              </w:rPr>
            </w:pPr>
          </w:p>
        </w:tc>
        <w:tc>
          <w:tcPr>
            <w:tcW w:w="512" w:type="dxa"/>
          </w:tcPr>
          <w:p w14:paraId="3B8F62E9" w14:textId="77777777" w:rsidR="00091647" w:rsidRDefault="00091647" w:rsidP="00412F18">
            <w:pPr>
              <w:pStyle w:val="TableParagraph"/>
              <w:rPr>
                <w:rFonts w:ascii="Times New Roman"/>
                <w:sz w:val="20"/>
              </w:rPr>
            </w:pPr>
          </w:p>
        </w:tc>
      </w:tr>
      <w:tr w:rsidR="00091647" w14:paraId="3B778E21" w14:textId="77777777" w:rsidTr="00412F18">
        <w:trPr>
          <w:trHeight w:val="537"/>
        </w:trPr>
        <w:tc>
          <w:tcPr>
            <w:tcW w:w="7516" w:type="dxa"/>
          </w:tcPr>
          <w:p w14:paraId="4D9CADE9" w14:textId="77777777" w:rsidR="00091647" w:rsidRDefault="00091647" w:rsidP="00412F18">
            <w:pPr>
              <w:pStyle w:val="TableParagraph"/>
              <w:spacing w:before="4" w:line="250" w:lineRule="atLeast"/>
              <w:ind w:left="382" w:hanging="272"/>
              <w:rPr>
                <w:sz w:val="21"/>
              </w:rPr>
            </w:pPr>
            <w:r>
              <w:rPr>
                <w:sz w:val="21"/>
              </w:rPr>
              <w:t>6. The</w:t>
            </w:r>
            <w:r>
              <w:rPr>
                <w:spacing w:val="-2"/>
                <w:sz w:val="21"/>
              </w:rPr>
              <w:t xml:space="preserve"> </w:t>
            </w:r>
            <w:r>
              <w:rPr>
                <w:sz w:val="21"/>
              </w:rPr>
              <w:t>student</w:t>
            </w:r>
            <w:r>
              <w:rPr>
                <w:spacing w:val="-3"/>
                <w:sz w:val="21"/>
              </w:rPr>
              <w:t xml:space="preserve"> </w:t>
            </w:r>
            <w:r>
              <w:rPr>
                <w:sz w:val="21"/>
              </w:rPr>
              <w:t>was</w:t>
            </w:r>
            <w:r>
              <w:rPr>
                <w:spacing w:val="-3"/>
                <w:sz w:val="21"/>
              </w:rPr>
              <w:t xml:space="preserve"> </w:t>
            </w:r>
            <w:r>
              <w:rPr>
                <w:sz w:val="21"/>
              </w:rPr>
              <w:t>able</w:t>
            </w:r>
            <w:r>
              <w:rPr>
                <w:spacing w:val="-4"/>
                <w:sz w:val="21"/>
              </w:rPr>
              <w:t xml:space="preserve"> </w:t>
            </w:r>
            <w:r>
              <w:rPr>
                <w:sz w:val="21"/>
              </w:rPr>
              <w:t>to</w:t>
            </w:r>
            <w:r>
              <w:rPr>
                <w:spacing w:val="-3"/>
                <w:sz w:val="21"/>
              </w:rPr>
              <w:t xml:space="preserve"> </w:t>
            </w:r>
            <w:r>
              <w:rPr>
                <w:sz w:val="21"/>
              </w:rPr>
              <w:t>understand</w:t>
            </w:r>
            <w:r>
              <w:rPr>
                <w:spacing w:val="-5"/>
                <w:sz w:val="21"/>
              </w:rPr>
              <w:t xml:space="preserve"> </w:t>
            </w:r>
            <w:r>
              <w:rPr>
                <w:sz w:val="21"/>
              </w:rPr>
              <w:t>the</w:t>
            </w:r>
            <w:r>
              <w:rPr>
                <w:spacing w:val="-2"/>
                <w:sz w:val="21"/>
              </w:rPr>
              <w:t xml:space="preserve"> </w:t>
            </w:r>
            <w:r>
              <w:rPr>
                <w:sz w:val="21"/>
              </w:rPr>
              <w:t>impact</w:t>
            </w:r>
            <w:r>
              <w:rPr>
                <w:spacing w:val="-1"/>
                <w:sz w:val="21"/>
              </w:rPr>
              <w:t xml:space="preserve"> </w:t>
            </w:r>
            <w:r>
              <w:rPr>
                <w:sz w:val="21"/>
              </w:rPr>
              <w:t>of</w:t>
            </w:r>
            <w:r>
              <w:rPr>
                <w:spacing w:val="-5"/>
                <w:sz w:val="21"/>
              </w:rPr>
              <w:t xml:space="preserve"> </w:t>
            </w:r>
            <w:r>
              <w:rPr>
                <w:sz w:val="21"/>
              </w:rPr>
              <w:t>tasks</w:t>
            </w:r>
            <w:r>
              <w:rPr>
                <w:spacing w:val="-3"/>
                <w:sz w:val="21"/>
              </w:rPr>
              <w:t xml:space="preserve"> </w:t>
            </w:r>
            <w:r>
              <w:rPr>
                <w:sz w:val="21"/>
              </w:rPr>
              <w:t>in</w:t>
            </w:r>
            <w:r>
              <w:rPr>
                <w:spacing w:val="-3"/>
                <w:sz w:val="21"/>
              </w:rPr>
              <w:t xml:space="preserve"> </w:t>
            </w:r>
            <w:r>
              <w:rPr>
                <w:sz w:val="21"/>
              </w:rPr>
              <w:t>a</w:t>
            </w:r>
            <w:r>
              <w:rPr>
                <w:spacing w:val="-2"/>
                <w:sz w:val="21"/>
              </w:rPr>
              <w:t xml:space="preserve"> </w:t>
            </w:r>
            <w:r>
              <w:rPr>
                <w:sz w:val="21"/>
              </w:rPr>
              <w:t>local</w:t>
            </w:r>
            <w:r>
              <w:rPr>
                <w:spacing w:val="-2"/>
                <w:sz w:val="21"/>
              </w:rPr>
              <w:t xml:space="preserve"> </w:t>
            </w:r>
            <w:r>
              <w:rPr>
                <w:sz w:val="21"/>
              </w:rPr>
              <w:t>and/or</w:t>
            </w:r>
            <w:r>
              <w:rPr>
                <w:spacing w:val="-4"/>
                <w:sz w:val="21"/>
              </w:rPr>
              <w:t xml:space="preserve"> </w:t>
            </w:r>
            <w:r>
              <w:rPr>
                <w:sz w:val="21"/>
              </w:rPr>
              <w:t xml:space="preserve">societal </w:t>
            </w:r>
            <w:r>
              <w:rPr>
                <w:spacing w:val="-2"/>
                <w:sz w:val="21"/>
              </w:rPr>
              <w:t>context.</w:t>
            </w:r>
          </w:p>
        </w:tc>
        <w:tc>
          <w:tcPr>
            <w:tcW w:w="512" w:type="dxa"/>
          </w:tcPr>
          <w:p w14:paraId="0EC896D1" w14:textId="77777777" w:rsidR="00091647" w:rsidRDefault="00091647" w:rsidP="00412F18">
            <w:pPr>
              <w:pStyle w:val="TableParagraph"/>
              <w:rPr>
                <w:rFonts w:ascii="Times New Roman"/>
                <w:sz w:val="20"/>
              </w:rPr>
            </w:pPr>
          </w:p>
        </w:tc>
        <w:tc>
          <w:tcPr>
            <w:tcW w:w="509" w:type="dxa"/>
          </w:tcPr>
          <w:p w14:paraId="404E9B3B" w14:textId="77777777" w:rsidR="00091647" w:rsidRDefault="00091647" w:rsidP="00412F18">
            <w:pPr>
              <w:pStyle w:val="TableParagraph"/>
              <w:rPr>
                <w:rFonts w:ascii="Times New Roman"/>
                <w:sz w:val="20"/>
              </w:rPr>
            </w:pPr>
          </w:p>
        </w:tc>
        <w:tc>
          <w:tcPr>
            <w:tcW w:w="511" w:type="dxa"/>
          </w:tcPr>
          <w:p w14:paraId="22A5EEF7" w14:textId="77777777" w:rsidR="00091647" w:rsidRDefault="00091647" w:rsidP="00412F18">
            <w:pPr>
              <w:pStyle w:val="TableParagraph"/>
              <w:rPr>
                <w:rFonts w:ascii="Times New Roman"/>
                <w:sz w:val="20"/>
              </w:rPr>
            </w:pPr>
          </w:p>
        </w:tc>
        <w:tc>
          <w:tcPr>
            <w:tcW w:w="509" w:type="dxa"/>
          </w:tcPr>
          <w:p w14:paraId="52CD4CFA" w14:textId="77777777" w:rsidR="00091647" w:rsidRDefault="00091647" w:rsidP="00412F18">
            <w:pPr>
              <w:pStyle w:val="TableParagraph"/>
              <w:rPr>
                <w:rFonts w:ascii="Times New Roman"/>
                <w:sz w:val="20"/>
              </w:rPr>
            </w:pPr>
          </w:p>
        </w:tc>
        <w:tc>
          <w:tcPr>
            <w:tcW w:w="512" w:type="dxa"/>
          </w:tcPr>
          <w:p w14:paraId="290EE518" w14:textId="77777777" w:rsidR="00091647" w:rsidRDefault="00091647" w:rsidP="00412F18">
            <w:pPr>
              <w:pStyle w:val="TableParagraph"/>
              <w:rPr>
                <w:rFonts w:ascii="Times New Roman"/>
                <w:sz w:val="20"/>
              </w:rPr>
            </w:pPr>
          </w:p>
        </w:tc>
      </w:tr>
      <w:tr w:rsidR="00091647" w14:paraId="0323B0B4" w14:textId="77777777" w:rsidTr="00412F18">
        <w:trPr>
          <w:trHeight w:val="537"/>
        </w:trPr>
        <w:tc>
          <w:tcPr>
            <w:tcW w:w="7516" w:type="dxa"/>
          </w:tcPr>
          <w:p w14:paraId="74945B9B" w14:textId="77777777" w:rsidR="00091647" w:rsidRDefault="00091647" w:rsidP="00412F18">
            <w:pPr>
              <w:pStyle w:val="TableParagraph"/>
              <w:spacing w:before="4" w:line="250" w:lineRule="atLeast"/>
              <w:ind w:left="382" w:hanging="272"/>
              <w:rPr>
                <w:sz w:val="21"/>
              </w:rPr>
            </w:pPr>
            <w:r>
              <w:rPr>
                <w:sz w:val="21"/>
              </w:rPr>
              <w:t>7. The</w:t>
            </w:r>
            <w:r>
              <w:rPr>
                <w:spacing w:val="-2"/>
                <w:sz w:val="21"/>
              </w:rPr>
              <w:t xml:space="preserve"> </w:t>
            </w:r>
            <w:r>
              <w:rPr>
                <w:sz w:val="21"/>
              </w:rPr>
              <w:t>student</w:t>
            </w:r>
            <w:r>
              <w:rPr>
                <w:spacing w:val="-1"/>
                <w:sz w:val="21"/>
              </w:rPr>
              <w:t xml:space="preserve"> </w:t>
            </w:r>
            <w:r>
              <w:rPr>
                <w:sz w:val="21"/>
              </w:rPr>
              <w:t>demonstrated</w:t>
            </w:r>
            <w:r>
              <w:rPr>
                <w:spacing w:val="-2"/>
                <w:sz w:val="21"/>
              </w:rPr>
              <w:t xml:space="preserve"> </w:t>
            </w:r>
            <w:r>
              <w:rPr>
                <w:sz w:val="21"/>
              </w:rPr>
              <w:t>an</w:t>
            </w:r>
            <w:r>
              <w:rPr>
                <w:spacing w:val="-3"/>
                <w:sz w:val="21"/>
              </w:rPr>
              <w:t xml:space="preserve"> </w:t>
            </w:r>
            <w:r>
              <w:rPr>
                <w:sz w:val="21"/>
              </w:rPr>
              <w:t>ability</w:t>
            </w:r>
            <w:r>
              <w:rPr>
                <w:spacing w:val="-2"/>
                <w:sz w:val="21"/>
              </w:rPr>
              <w:t xml:space="preserve"> </w:t>
            </w:r>
            <w:r>
              <w:rPr>
                <w:sz w:val="21"/>
              </w:rPr>
              <w:t>to</w:t>
            </w:r>
            <w:r>
              <w:rPr>
                <w:spacing w:val="-5"/>
                <w:sz w:val="21"/>
              </w:rPr>
              <w:t xml:space="preserve"> </w:t>
            </w:r>
            <w:r>
              <w:rPr>
                <w:sz w:val="21"/>
              </w:rPr>
              <w:t>recognize</w:t>
            </w:r>
            <w:r>
              <w:rPr>
                <w:spacing w:val="-4"/>
                <w:sz w:val="21"/>
              </w:rPr>
              <w:t xml:space="preserve"> </w:t>
            </w:r>
            <w:r>
              <w:rPr>
                <w:sz w:val="21"/>
              </w:rPr>
              <w:t>the</w:t>
            </w:r>
            <w:r>
              <w:rPr>
                <w:spacing w:val="-7"/>
                <w:sz w:val="21"/>
              </w:rPr>
              <w:t xml:space="preserve"> </w:t>
            </w:r>
            <w:r>
              <w:rPr>
                <w:sz w:val="21"/>
              </w:rPr>
              <w:t>need</w:t>
            </w:r>
            <w:r>
              <w:rPr>
                <w:spacing w:val="-2"/>
                <w:sz w:val="21"/>
              </w:rPr>
              <w:t xml:space="preserve"> </w:t>
            </w:r>
            <w:r>
              <w:rPr>
                <w:sz w:val="21"/>
              </w:rPr>
              <w:t>for,</w:t>
            </w:r>
            <w:r>
              <w:rPr>
                <w:spacing w:val="-2"/>
                <w:sz w:val="21"/>
              </w:rPr>
              <w:t xml:space="preserve"> </w:t>
            </w:r>
            <w:r>
              <w:rPr>
                <w:sz w:val="21"/>
              </w:rPr>
              <w:t>and</w:t>
            </w:r>
            <w:r>
              <w:rPr>
                <w:spacing w:val="-6"/>
                <w:sz w:val="21"/>
              </w:rPr>
              <w:t xml:space="preserve"> </w:t>
            </w:r>
            <w:r>
              <w:rPr>
                <w:sz w:val="21"/>
              </w:rPr>
              <w:t>to</w:t>
            </w:r>
            <w:r>
              <w:rPr>
                <w:spacing w:val="-5"/>
                <w:sz w:val="21"/>
              </w:rPr>
              <w:t xml:space="preserve"> </w:t>
            </w:r>
            <w:r>
              <w:rPr>
                <w:sz w:val="21"/>
              </w:rPr>
              <w:t>engage</w:t>
            </w:r>
            <w:r>
              <w:rPr>
                <w:spacing w:val="-2"/>
                <w:sz w:val="21"/>
              </w:rPr>
              <w:t xml:space="preserve"> </w:t>
            </w:r>
            <w:r>
              <w:rPr>
                <w:sz w:val="21"/>
              </w:rPr>
              <w:t>in lifelong learning.</w:t>
            </w:r>
          </w:p>
        </w:tc>
        <w:tc>
          <w:tcPr>
            <w:tcW w:w="512" w:type="dxa"/>
          </w:tcPr>
          <w:p w14:paraId="7A8B3E6B" w14:textId="77777777" w:rsidR="00091647" w:rsidRDefault="00091647" w:rsidP="00412F18">
            <w:pPr>
              <w:pStyle w:val="TableParagraph"/>
              <w:rPr>
                <w:rFonts w:ascii="Times New Roman"/>
                <w:sz w:val="20"/>
              </w:rPr>
            </w:pPr>
          </w:p>
        </w:tc>
        <w:tc>
          <w:tcPr>
            <w:tcW w:w="509" w:type="dxa"/>
          </w:tcPr>
          <w:p w14:paraId="4AE68B7A" w14:textId="77777777" w:rsidR="00091647" w:rsidRDefault="00091647" w:rsidP="00412F18">
            <w:pPr>
              <w:pStyle w:val="TableParagraph"/>
              <w:rPr>
                <w:rFonts w:ascii="Times New Roman"/>
                <w:sz w:val="20"/>
              </w:rPr>
            </w:pPr>
          </w:p>
        </w:tc>
        <w:tc>
          <w:tcPr>
            <w:tcW w:w="511" w:type="dxa"/>
          </w:tcPr>
          <w:p w14:paraId="0981A3DC" w14:textId="77777777" w:rsidR="00091647" w:rsidRDefault="00091647" w:rsidP="00412F18">
            <w:pPr>
              <w:pStyle w:val="TableParagraph"/>
              <w:rPr>
                <w:rFonts w:ascii="Times New Roman"/>
                <w:sz w:val="20"/>
              </w:rPr>
            </w:pPr>
          </w:p>
        </w:tc>
        <w:tc>
          <w:tcPr>
            <w:tcW w:w="509" w:type="dxa"/>
          </w:tcPr>
          <w:p w14:paraId="4D77EEE9" w14:textId="77777777" w:rsidR="00091647" w:rsidRDefault="00091647" w:rsidP="00412F18">
            <w:pPr>
              <w:pStyle w:val="TableParagraph"/>
              <w:rPr>
                <w:rFonts w:ascii="Times New Roman"/>
                <w:sz w:val="20"/>
              </w:rPr>
            </w:pPr>
          </w:p>
        </w:tc>
        <w:tc>
          <w:tcPr>
            <w:tcW w:w="512" w:type="dxa"/>
          </w:tcPr>
          <w:p w14:paraId="0D153F22" w14:textId="77777777" w:rsidR="00091647" w:rsidRDefault="00091647" w:rsidP="00412F18">
            <w:pPr>
              <w:pStyle w:val="TableParagraph"/>
              <w:rPr>
                <w:rFonts w:ascii="Times New Roman"/>
                <w:sz w:val="20"/>
              </w:rPr>
            </w:pPr>
          </w:p>
        </w:tc>
      </w:tr>
      <w:tr w:rsidR="00091647" w14:paraId="78C30190" w14:textId="77777777" w:rsidTr="00412F18">
        <w:trPr>
          <w:trHeight w:val="496"/>
        </w:trPr>
        <w:tc>
          <w:tcPr>
            <w:tcW w:w="7516" w:type="dxa"/>
          </w:tcPr>
          <w:p w14:paraId="0B3EA975" w14:textId="77777777" w:rsidR="00091647" w:rsidRDefault="00091647" w:rsidP="00412F18">
            <w:pPr>
              <w:pStyle w:val="TableParagraph"/>
              <w:spacing w:before="133"/>
              <w:ind w:left="110"/>
              <w:rPr>
                <w:sz w:val="21"/>
              </w:rPr>
            </w:pPr>
            <w:r>
              <w:rPr>
                <w:sz w:val="21"/>
              </w:rPr>
              <w:t>8.</w:t>
            </w:r>
            <w:r>
              <w:rPr>
                <w:spacing w:val="2"/>
                <w:sz w:val="21"/>
              </w:rPr>
              <w:t xml:space="preserve"> </w:t>
            </w:r>
            <w:r>
              <w:rPr>
                <w:sz w:val="21"/>
              </w:rPr>
              <w:t>The</w:t>
            </w:r>
            <w:r>
              <w:rPr>
                <w:spacing w:val="-4"/>
                <w:sz w:val="21"/>
              </w:rPr>
              <w:t xml:space="preserve"> </w:t>
            </w:r>
            <w:r>
              <w:rPr>
                <w:sz w:val="21"/>
              </w:rPr>
              <w:t>student</w:t>
            </w:r>
            <w:r>
              <w:rPr>
                <w:spacing w:val="-3"/>
                <w:sz w:val="21"/>
              </w:rPr>
              <w:t xml:space="preserve"> </w:t>
            </w:r>
            <w:r>
              <w:rPr>
                <w:sz w:val="21"/>
              </w:rPr>
              <w:t>demonstrated</w:t>
            </w:r>
            <w:r>
              <w:rPr>
                <w:spacing w:val="-4"/>
                <w:sz w:val="21"/>
              </w:rPr>
              <w:t xml:space="preserve"> </w:t>
            </w:r>
            <w:r>
              <w:rPr>
                <w:sz w:val="21"/>
              </w:rPr>
              <w:t>an</w:t>
            </w:r>
            <w:r>
              <w:rPr>
                <w:spacing w:val="-5"/>
                <w:sz w:val="21"/>
              </w:rPr>
              <w:t xml:space="preserve"> </w:t>
            </w:r>
            <w:r>
              <w:rPr>
                <w:sz w:val="21"/>
              </w:rPr>
              <w:t>ability</w:t>
            </w:r>
            <w:r>
              <w:rPr>
                <w:spacing w:val="-4"/>
                <w:sz w:val="21"/>
              </w:rPr>
              <w:t xml:space="preserve"> </w:t>
            </w:r>
            <w:r>
              <w:rPr>
                <w:sz w:val="21"/>
              </w:rPr>
              <w:t>to</w:t>
            </w:r>
            <w:r>
              <w:rPr>
                <w:spacing w:val="-7"/>
                <w:sz w:val="21"/>
              </w:rPr>
              <w:t xml:space="preserve"> </w:t>
            </w:r>
            <w:r>
              <w:rPr>
                <w:sz w:val="21"/>
              </w:rPr>
              <w:t>put</w:t>
            </w:r>
            <w:r>
              <w:rPr>
                <w:spacing w:val="-5"/>
                <w:sz w:val="21"/>
              </w:rPr>
              <w:t xml:space="preserve"> </w:t>
            </w:r>
            <w:r>
              <w:rPr>
                <w:sz w:val="21"/>
              </w:rPr>
              <w:t>knowledge</w:t>
            </w:r>
            <w:r>
              <w:rPr>
                <w:spacing w:val="-4"/>
                <w:sz w:val="21"/>
              </w:rPr>
              <w:t xml:space="preserve"> </w:t>
            </w:r>
            <w:r>
              <w:rPr>
                <w:sz w:val="21"/>
              </w:rPr>
              <w:t>into</w:t>
            </w:r>
            <w:r>
              <w:rPr>
                <w:spacing w:val="-5"/>
                <w:sz w:val="21"/>
              </w:rPr>
              <w:t xml:space="preserve"> </w:t>
            </w:r>
            <w:r>
              <w:rPr>
                <w:spacing w:val="-2"/>
                <w:sz w:val="21"/>
              </w:rPr>
              <w:t>practice.</w:t>
            </w:r>
          </w:p>
        </w:tc>
        <w:tc>
          <w:tcPr>
            <w:tcW w:w="512" w:type="dxa"/>
          </w:tcPr>
          <w:p w14:paraId="7DF7AC98" w14:textId="77777777" w:rsidR="00091647" w:rsidRDefault="00091647" w:rsidP="00412F18">
            <w:pPr>
              <w:pStyle w:val="TableParagraph"/>
              <w:rPr>
                <w:rFonts w:ascii="Times New Roman"/>
                <w:sz w:val="20"/>
              </w:rPr>
            </w:pPr>
          </w:p>
        </w:tc>
        <w:tc>
          <w:tcPr>
            <w:tcW w:w="509" w:type="dxa"/>
          </w:tcPr>
          <w:p w14:paraId="21A531CE" w14:textId="77777777" w:rsidR="00091647" w:rsidRDefault="00091647" w:rsidP="00412F18">
            <w:pPr>
              <w:pStyle w:val="TableParagraph"/>
              <w:rPr>
                <w:rFonts w:ascii="Times New Roman"/>
                <w:sz w:val="20"/>
              </w:rPr>
            </w:pPr>
          </w:p>
        </w:tc>
        <w:tc>
          <w:tcPr>
            <w:tcW w:w="511" w:type="dxa"/>
          </w:tcPr>
          <w:p w14:paraId="59747A6F" w14:textId="77777777" w:rsidR="00091647" w:rsidRDefault="00091647" w:rsidP="00412F18">
            <w:pPr>
              <w:pStyle w:val="TableParagraph"/>
              <w:rPr>
                <w:rFonts w:ascii="Times New Roman"/>
                <w:sz w:val="20"/>
              </w:rPr>
            </w:pPr>
          </w:p>
        </w:tc>
        <w:tc>
          <w:tcPr>
            <w:tcW w:w="509" w:type="dxa"/>
          </w:tcPr>
          <w:p w14:paraId="6489E2EB" w14:textId="77777777" w:rsidR="00091647" w:rsidRDefault="00091647" w:rsidP="00412F18">
            <w:pPr>
              <w:pStyle w:val="TableParagraph"/>
              <w:rPr>
                <w:rFonts w:ascii="Times New Roman"/>
                <w:sz w:val="20"/>
              </w:rPr>
            </w:pPr>
          </w:p>
        </w:tc>
        <w:tc>
          <w:tcPr>
            <w:tcW w:w="512" w:type="dxa"/>
          </w:tcPr>
          <w:p w14:paraId="18D32F1C" w14:textId="77777777" w:rsidR="00091647" w:rsidRDefault="00091647" w:rsidP="00412F18">
            <w:pPr>
              <w:pStyle w:val="TableParagraph"/>
              <w:rPr>
                <w:rFonts w:ascii="Times New Roman"/>
                <w:sz w:val="20"/>
              </w:rPr>
            </w:pPr>
          </w:p>
        </w:tc>
      </w:tr>
      <w:tr w:rsidR="00091647" w14:paraId="08FA4927" w14:textId="77777777" w:rsidTr="00412F18">
        <w:trPr>
          <w:trHeight w:val="537"/>
        </w:trPr>
        <w:tc>
          <w:tcPr>
            <w:tcW w:w="7516" w:type="dxa"/>
          </w:tcPr>
          <w:p w14:paraId="6C1FDA96" w14:textId="77777777" w:rsidR="00091647" w:rsidRDefault="00091647" w:rsidP="00412F18">
            <w:pPr>
              <w:pStyle w:val="TableParagraph"/>
              <w:spacing w:before="4" w:line="250" w:lineRule="atLeast"/>
              <w:ind w:left="382" w:hanging="272"/>
              <w:rPr>
                <w:sz w:val="21"/>
              </w:rPr>
            </w:pPr>
            <w:r>
              <w:rPr>
                <w:sz w:val="21"/>
              </w:rPr>
              <w:t>9. The</w:t>
            </w:r>
            <w:r>
              <w:rPr>
                <w:spacing w:val="-2"/>
                <w:sz w:val="21"/>
              </w:rPr>
              <w:t xml:space="preserve"> </w:t>
            </w:r>
            <w:r>
              <w:rPr>
                <w:sz w:val="21"/>
              </w:rPr>
              <w:t>student</w:t>
            </w:r>
            <w:r>
              <w:rPr>
                <w:spacing w:val="-3"/>
                <w:sz w:val="21"/>
              </w:rPr>
              <w:t xml:space="preserve"> </w:t>
            </w:r>
            <w:proofErr w:type="gramStart"/>
            <w:r>
              <w:rPr>
                <w:sz w:val="21"/>
              </w:rPr>
              <w:t>was</w:t>
            </w:r>
            <w:r>
              <w:rPr>
                <w:spacing w:val="-3"/>
                <w:sz w:val="21"/>
              </w:rPr>
              <w:t xml:space="preserve"> </w:t>
            </w:r>
            <w:r>
              <w:rPr>
                <w:sz w:val="21"/>
              </w:rPr>
              <w:t>capable</w:t>
            </w:r>
            <w:r>
              <w:rPr>
                <w:spacing w:val="-6"/>
                <w:sz w:val="21"/>
              </w:rPr>
              <w:t xml:space="preserve"> </w:t>
            </w:r>
            <w:r>
              <w:rPr>
                <w:sz w:val="21"/>
              </w:rPr>
              <w:t>of</w:t>
            </w:r>
            <w:r>
              <w:rPr>
                <w:spacing w:val="-2"/>
                <w:sz w:val="21"/>
              </w:rPr>
              <w:t xml:space="preserve"> </w:t>
            </w:r>
            <w:r>
              <w:rPr>
                <w:sz w:val="21"/>
              </w:rPr>
              <w:t>using</w:t>
            </w:r>
            <w:proofErr w:type="gramEnd"/>
            <w:r>
              <w:rPr>
                <w:spacing w:val="-3"/>
                <w:sz w:val="21"/>
              </w:rPr>
              <w:t xml:space="preserve"> </w:t>
            </w:r>
            <w:r>
              <w:rPr>
                <w:sz w:val="21"/>
              </w:rPr>
              <w:t>current</w:t>
            </w:r>
            <w:r>
              <w:rPr>
                <w:spacing w:val="-3"/>
                <w:sz w:val="21"/>
              </w:rPr>
              <w:t xml:space="preserve"> </w:t>
            </w:r>
            <w:r>
              <w:rPr>
                <w:sz w:val="21"/>
              </w:rPr>
              <w:t>techniques,</w:t>
            </w:r>
            <w:r>
              <w:rPr>
                <w:spacing w:val="-4"/>
                <w:sz w:val="21"/>
              </w:rPr>
              <w:t xml:space="preserve"> </w:t>
            </w:r>
            <w:r>
              <w:rPr>
                <w:sz w:val="21"/>
              </w:rPr>
              <w:t>skills,</w:t>
            </w:r>
            <w:r>
              <w:rPr>
                <w:spacing w:val="-2"/>
                <w:sz w:val="21"/>
              </w:rPr>
              <w:t xml:space="preserve"> </w:t>
            </w:r>
            <w:r>
              <w:rPr>
                <w:sz w:val="21"/>
              </w:rPr>
              <w:t>and</w:t>
            </w:r>
            <w:r>
              <w:rPr>
                <w:spacing w:val="-3"/>
                <w:sz w:val="21"/>
              </w:rPr>
              <w:t xml:space="preserve"> </w:t>
            </w:r>
            <w:r>
              <w:rPr>
                <w:sz w:val="21"/>
              </w:rPr>
              <w:t>tools</w:t>
            </w:r>
            <w:r>
              <w:rPr>
                <w:spacing w:val="-4"/>
                <w:sz w:val="21"/>
              </w:rPr>
              <w:t xml:space="preserve"> </w:t>
            </w:r>
            <w:r>
              <w:rPr>
                <w:sz w:val="21"/>
              </w:rPr>
              <w:t>necessary</w:t>
            </w:r>
            <w:r>
              <w:rPr>
                <w:spacing w:val="-4"/>
                <w:sz w:val="21"/>
              </w:rPr>
              <w:t xml:space="preserve"> </w:t>
            </w:r>
            <w:r>
              <w:rPr>
                <w:sz w:val="21"/>
              </w:rPr>
              <w:t>for tasks with an understanding of the limitations.</w:t>
            </w:r>
          </w:p>
        </w:tc>
        <w:tc>
          <w:tcPr>
            <w:tcW w:w="512" w:type="dxa"/>
          </w:tcPr>
          <w:p w14:paraId="1D118E47" w14:textId="77777777" w:rsidR="00091647" w:rsidRDefault="00091647" w:rsidP="00412F18">
            <w:pPr>
              <w:pStyle w:val="TableParagraph"/>
              <w:rPr>
                <w:rFonts w:ascii="Times New Roman"/>
                <w:sz w:val="20"/>
              </w:rPr>
            </w:pPr>
          </w:p>
        </w:tc>
        <w:tc>
          <w:tcPr>
            <w:tcW w:w="509" w:type="dxa"/>
          </w:tcPr>
          <w:p w14:paraId="458BEEEB" w14:textId="77777777" w:rsidR="00091647" w:rsidRDefault="00091647" w:rsidP="00412F18">
            <w:pPr>
              <w:pStyle w:val="TableParagraph"/>
              <w:rPr>
                <w:rFonts w:ascii="Times New Roman"/>
                <w:sz w:val="20"/>
              </w:rPr>
            </w:pPr>
          </w:p>
        </w:tc>
        <w:tc>
          <w:tcPr>
            <w:tcW w:w="511" w:type="dxa"/>
          </w:tcPr>
          <w:p w14:paraId="24597EE5" w14:textId="77777777" w:rsidR="00091647" w:rsidRDefault="00091647" w:rsidP="00412F18">
            <w:pPr>
              <w:pStyle w:val="TableParagraph"/>
              <w:rPr>
                <w:rFonts w:ascii="Times New Roman"/>
                <w:sz w:val="20"/>
              </w:rPr>
            </w:pPr>
          </w:p>
        </w:tc>
        <w:tc>
          <w:tcPr>
            <w:tcW w:w="509" w:type="dxa"/>
          </w:tcPr>
          <w:p w14:paraId="1865E2A6" w14:textId="77777777" w:rsidR="00091647" w:rsidRDefault="00091647" w:rsidP="00412F18">
            <w:pPr>
              <w:pStyle w:val="TableParagraph"/>
              <w:rPr>
                <w:rFonts w:ascii="Times New Roman"/>
                <w:sz w:val="20"/>
              </w:rPr>
            </w:pPr>
          </w:p>
        </w:tc>
        <w:tc>
          <w:tcPr>
            <w:tcW w:w="512" w:type="dxa"/>
          </w:tcPr>
          <w:p w14:paraId="17B4AA69" w14:textId="77777777" w:rsidR="00091647" w:rsidRDefault="00091647" w:rsidP="00412F18">
            <w:pPr>
              <w:pStyle w:val="TableParagraph"/>
              <w:rPr>
                <w:rFonts w:ascii="Times New Roman"/>
                <w:sz w:val="20"/>
              </w:rPr>
            </w:pPr>
          </w:p>
        </w:tc>
      </w:tr>
      <w:tr w:rsidR="00091647" w14:paraId="2A190AB6" w14:textId="77777777" w:rsidTr="00412F18">
        <w:trPr>
          <w:trHeight w:val="496"/>
        </w:trPr>
        <w:tc>
          <w:tcPr>
            <w:tcW w:w="7516" w:type="dxa"/>
          </w:tcPr>
          <w:p w14:paraId="04D509D4" w14:textId="77777777" w:rsidR="00091647" w:rsidRDefault="00091647" w:rsidP="00412F18">
            <w:pPr>
              <w:pStyle w:val="TableParagraph"/>
              <w:spacing w:before="134"/>
              <w:ind w:left="19"/>
              <w:rPr>
                <w:sz w:val="21"/>
              </w:rPr>
            </w:pPr>
            <w:r>
              <w:rPr>
                <w:sz w:val="21"/>
              </w:rPr>
              <w:t>10.</w:t>
            </w:r>
            <w:r>
              <w:rPr>
                <w:spacing w:val="4"/>
                <w:sz w:val="21"/>
              </w:rPr>
              <w:t xml:space="preserve"> </w:t>
            </w:r>
            <w:r>
              <w:rPr>
                <w:sz w:val="21"/>
              </w:rPr>
              <w:t>The</w:t>
            </w:r>
            <w:r>
              <w:rPr>
                <w:spacing w:val="-4"/>
                <w:sz w:val="21"/>
              </w:rPr>
              <w:t xml:space="preserve"> </w:t>
            </w:r>
            <w:r>
              <w:rPr>
                <w:sz w:val="21"/>
              </w:rPr>
              <w:t>overall</w:t>
            </w:r>
            <w:r>
              <w:rPr>
                <w:spacing w:val="-4"/>
                <w:sz w:val="21"/>
              </w:rPr>
              <w:t xml:space="preserve"> </w:t>
            </w:r>
            <w:r>
              <w:rPr>
                <w:sz w:val="21"/>
              </w:rPr>
              <w:t>performance</w:t>
            </w:r>
            <w:r>
              <w:rPr>
                <w:spacing w:val="-6"/>
                <w:sz w:val="21"/>
              </w:rPr>
              <w:t xml:space="preserve"> </w:t>
            </w:r>
            <w:r>
              <w:rPr>
                <w:sz w:val="21"/>
              </w:rPr>
              <w:t>of</w:t>
            </w:r>
            <w:r>
              <w:rPr>
                <w:spacing w:val="-5"/>
                <w:sz w:val="21"/>
              </w:rPr>
              <w:t xml:space="preserve"> </w:t>
            </w:r>
            <w:r>
              <w:rPr>
                <w:sz w:val="21"/>
              </w:rPr>
              <w:t>the</w:t>
            </w:r>
            <w:r>
              <w:rPr>
                <w:spacing w:val="-4"/>
                <w:sz w:val="21"/>
              </w:rPr>
              <w:t xml:space="preserve"> </w:t>
            </w:r>
            <w:proofErr w:type="gramStart"/>
            <w:r>
              <w:rPr>
                <w:sz w:val="21"/>
              </w:rPr>
              <w:t>student</w:t>
            </w:r>
            <w:proofErr w:type="gramEnd"/>
            <w:r>
              <w:rPr>
                <w:spacing w:val="-3"/>
                <w:sz w:val="21"/>
              </w:rPr>
              <w:t xml:space="preserve"> </w:t>
            </w:r>
            <w:r>
              <w:rPr>
                <w:sz w:val="21"/>
              </w:rPr>
              <w:t>was</w:t>
            </w:r>
            <w:r>
              <w:rPr>
                <w:spacing w:val="-5"/>
                <w:sz w:val="21"/>
              </w:rPr>
              <w:t xml:space="preserve"> </w:t>
            </w:r>
            <w:r>
              <w:rPr>
                <w:spacing w:val="-2"/>
                <w:sz w:val="21"/>
              </w:rPr>
              <w:t>satisfactory.</w:t>
            </w:r>
          </w:p>
        </w:tc>
        <w:tc>
          <w:tcPr>
            <w:tcW w:w="512" w:type="dxa"/>
          </w:tcPr>
          <w:p w14:paraId="7BE6C761" w14:textId="77777777" w:rsidR="00091647" w:rsidRDefault="00091647" w:rsidP="00412F18">
            <w:pPr>
              <w:pStyle w:val="TableParagraph"/>
              <w:rPr>
                <w:rFonts w:ascii="Times New Roman"/>
                <w:sz w:val="20"/>
              </w:rPr>
            </w:pPr>
          </w:p>
        </w:tc>
        <w:tc>
          <w:tcPr>
            <w:tcW w:w="509" w:type="dxa"/>
          </w:tcPr>
          <w:p w14:paraId="5F7BCB5F" w14:textId="77777777" w:rsidR="00091647" w:rsidRDefault="00091647" w:rsidP="00412F18">
            <w:pPr>
              <w:pStyle w:val="TableParagraph"/>
              <w:rPr>
                <w:rFonts w:ascii="Times New Roman"/>
                <w:sz w:val="20"/>
              </w:rPr>
            </w:pPr>
          </w:p>
        </w:tc>
        <w:tc>
          <w:tcPr>
            <w:tcW w:w="511" w:type="dxa"/>
          </w:tcPr>
          <w:p w14:paraId="2B35F486" w14:textId="77777777" w:rsidR="00091647" w:rsidRDefault="00091647" w:rsidP="00412F18">
            <w:pPr>
              <w:pStyle w:val="TableParagraph"/>
              <w:rPr>
                <w:rFonts w:ascii="Times New Roman"/>
                <w:sz w:val="20"/>
              </w:rPr>
            </w:pPr>
          </w:p>
        </w:tc>
        <w:tc>
          <w:tcPr>
            <w:tcW w:w="509" w:type="dxa"/>
          </w:tcPr>
          <w:p w14:paraId="4FF27991" w14:textId="77777777" w:rsidR="00091647" w:rsidRDefault="00091647" w:rsidP="00412F18">
            <w:pPr>
              <w:pStyle w:val="TableParagraph"/>
              <w:rPr>
                <w:rFonts w:ascii="Times New Roman"/>
                <w:sz w:val="20"/>
              </w:rPr>
            </w:pPr>
          </w:p>
        </w:tc>
        <w:tc>
          <w:tcPr>
            <w:tcW w:w="512" w:type="dxa"/>
          </w:tcPr>
          <w:p w14:paraId="242E950E" w14:textId="77777777" w:rsidR="00091647" w:rsidRDefault="00091647" w:rsidP="00412F18">
            <w:pPr>
              <w:pStyle w:val="TableParagraph"/>
              <w:rPr>
                <w:rFonts w:ascii="Times New Roman"/>
                <w:sz w:val="20"/>
              </w:rPr>
            </w:pPr>
          </w:p>
        </w:tc>
      </w:tr>
    </w:tbl>
    <w:p w14:paraId="1DBCACAE" w14:textId="77777777" w:rsidR="00091647" w:rsidRDefault="00091647" w:rsidP="00091647">
      <w:pPr>
        <w:pStyle w:val="TableParagraph"/>
        <w:rPr>
          <w:rFonts w:ascii="Times New Roman"/>
          <w:sz w:val="20"/>
        </w:rPr>
        <w:sectPr w:rsidR="00091647" w:rsidSect="00091647">
          <w:pgSz w:w="11910" w:h="16840"/>
          <w:pgMar w:top="960" w:right="708" w:bottom="840" w:left="992" w:header="0" w:footer="648" w:gutter="0"/>
          <w:cols w:space="720"/>
        </w:sectPr>
      </w:pPr>
    </w:p>
    <w:p w14:paraId="6A394A67" w14:textId="77777777" w:rsidR="00091647" w:rsidRDefault="00091647" w:rsidP="00091647">
      <w:r>
        <w:lastRenderedPageBreak/>
        <w:t>Additional</w:t>
      </w:r>
      <w:r>
        <w:rPr>
          <w:spacing w:val="-9"/>
        </w:rPr>
        <w:t xml:space="preserve"> </w:t>
      </w:r>
      <w:r>
        <w:rPr>
          <w:spacing w:val="-2"/>
        </w:rPr>
        <w:t>Remarks:</w:t>
      </w:r>
    </w:p>
    <w:p w14:paraId="32E83E4A" w14:textId="77777777" w:rsidR="00091647" w:rsidRDefault="00091647" w:rsidP="00091647">
      <w:pPr>
        <w:rPr>
          <w:b/>
          <w:sz w:val="13"/>
        </w:rPr>
      </w:pPr>
      <w:r>
        <w:rPr>
          <w:b/>
          <w:noProof/>
          <w:sz w:val="13"/>
        </w:rPr>
        <mc:AlternateContent>
          <mc:Choice Requires="wps">
            <w:drawing>
              <wp:anchor distT="0" distB="0" distL="0" distR="0" simplePos="0" relativeHeight="251658250" behindDoc="1" locked="0" layoutInCell="1" allowOverlap="1" wp14:anchorId="1C2BA68C" wp14:editId="51A117AF">
                <wp:simplePos x="0" y="0"/>
                <wp:positionH relativeFrom="page">
                  <wp:posOffset>914704</wp:posOffset>
                </wp:positionH>
                <wp:positionV relativeFrom="paragraph">
                  <wp:posOffset>116487</wp:posOffset>
                </wp:positionV>
                <wp:extent cx="5800090" cy="3275965"/>
                <wp:effectExtent l="0" t="0" r="0" b="0"/>
                <wp:wrapTopAndBottom/>
                <wp:docPr id="91322654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3275965"/>
                        </a:xfrm>
                        <a:custGeom>
                          <a:avLst/>
                          <a:gdLst/>
                          <a:ahLst/>
                          <a:cxnLst/>
                          <a:rect l="l" t="t" r="r" b="b"/>
                          <a:pathLst>
                            <a:path w="5800090" h="3275965">
                              <a:moveTo>
                                <a:pt x="5793613" y="0"/>
                              </a:moveTo>
                              <a:lnTo>
                                <a:pt x="6096" y="0"/>
                              </a:lnTo>
                              <a:lnTo>
                                <a:pt x="0" y="0"/>
                              </a:lnTo>
                              <a:lnTo>
                                <a:pt x="0" y="6096"/>
                              </a:lnTo>
                              <a:lnTo>
                                <a:pt x="0" y="3269615"/>
                              </a:lnTo>
                              <a:lnTo>
                                <a:pt x="0" y="3275711"/>
                              </a:lnTo>
                              <a:lnTo>
                                <a:pt x="6096" y="3275711"/>
                              </a:lnTo>
                              <a:lnTo>
                                <a:pt x="5793613" y="3275711"/>
                              </a:lnTo>
                              <a:lnTo>
                                <a:pt x="5793613" y="3269615"/>
                              </a:lnTo>
                              <a:lnTo>
                                <a:pt x="6096" y="3269615"/>
                              </a:lnTo>
                              <a:lnTo>
                                <a:pt x="6096" y="6096"/>
                              </a:lnTo>
                              <a:lnTo>
                                <a:pt x="5793613" y="6096"/>
                              </a:lnTo>
                              <a:lnTo>
                                <a:pt x="5793613" y="0"/>
                              </a:lnTo>
                              <a:close/>
                            </a:path>
                            <a:path w="5800090" h="3275965">
                              <a:moveTo>
                                <a:pt x="5799772" y="0"/>
                              </a:moveTo>
                              <a:lnTo>
                                <a:pt x="5793689" y="0"/>
                              </a:lnTo>
                              <a:lnTo>
                                <a:pt x="5793689" y="6096"/>
                              </a:lnTo>
                              <a:lnTo>
                                <a:pt x="5793689" y="3269615"/>
                              </a:lnTo>
                              <a:lnTo>
                                <a:pt x="5793689" y="3275711"/>
                              </a:lnTo>
                              <a:lnTo>
                                <a:pt x="5799772" y="3275711"/>
                              </a:lnTo>
                              <a:lnTo>
                                <a:pt x="5799772" y="3269615"/>
                              </a:lnTo>
                              <a:lnTo>
                                <a:pt x="5799772" y="6096"/>
                              </a:lnTo>
                              <a:lnTo>
                                <a:pt x="5799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C8B7236" id="Graphic 18" o:spid="_x0000_s1026" style="position:absolute;margin-left:1in;margin-top:9.15pt;width:456.7pt;height:257.95pt;z-index:-251658229;visibility:visible;mso-wrap-style:square;mso-wrap-distance-left:0;mso-wrap-distance-top:0;mso-wrap-distance-right:0;mso-wrap-distance-bottom:0;mso-position-horizontal:absolute;mso-position-horizontal-relative:page;mso-position-vertical:absolute;mso-position-vertical-relative:text;v-text-anchor:top" coordsize="5800090,3275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" path="m5793613,l6096,,,,,6096,,3269615r,6096l6096,3275711r5787517,l5793613,3269615r-5787517,l6096,6096r5787517,l5793613,xem5799772,r-6083,l5793689,6096r,3263519l5793689,3275711r6083,l5799772,3269615r,-3263519l5799772,xe" fillcolor="black" stroked="f">
                <v:path arrowok="t"/>
                <w10:wrap type="topAndBottom" anchorx="page"/>
              </v:shape>
            </w:pict>
          </mc:Fallback>
        </mc:AlternateContent>
      </w:r>
    </w:p>
    <w:p w14:paraId="12AA73CD" w14:textId="77777777" w:rsidR="00091647" w:rsidRDefault="00091647" w:rsidP="00091647">
      <w:pPr>
        <w:rPr>
          <w:b/>
          <w:sz w:val="23"/>
        </w:rPr>
      </w:pPr>
    </w:p>
    <w:p w14:paraId="30294DED" w14:textId="77777777" w:rsidR="00091647" w:rsidRDefault="00091647" w:rsidP="00091647">
      <w:pPr>
        <w:rPr>
          <w:b/>
          <w:sz w:val="23"/>
        </w:rPr>
      </w:pPr>
    </w:p>
    <w:p w14:paraId="3B9F3764" w14:textId="77777777" w:rsidR="00091647" w:rsidRDefault="00091647" w:rsidP="00091647">
      <w:pPr>
        <w:rPr>
          <w:sz w:val="23"/>
          <w:szCs w:val="23"/>
        </w:rPr>
      </w:pPr>
      <w:r>
        <w:rPr>
          <w:rFonts w:ascii="Times New Roman" w:eastAsia="Times New Roman" w:hAnsi="Times New Roman" w:cs="Times New Roman"/>
          <w:sz w:val="25"/>
          <w:szCs w:val="25"/>
          <w:u w:val="thick"/>
        </w:rPr>
        <w:tab/>
      </w:r>
      <w:r>
        <w:rPr>
          <w:b/>
          <w:bCs/>
          <w:sz w:val="25"/>
          <w:szCs w:val="25"/>
        </w:rPr>
        <w:t>out</w:t>
      </w:r>
      <w:r>
        <w:rPr>
          <w:b/>
          <w:bCs/>
          <w:spacing w:val="-5"/>
          <w:sz w:val="25"/>
          <w:szCs w:val="25"/>
        </w:rPr>
        <w:t xml:space="preserve"> </w:t>
      </w:r>
      <w:r>
        <w:rPr>
          <w:b/>
          <w:bCs/>
          <w:sz w:val="25"/>
          <w:szCs w:val="25"/>
        </w:rPr>
        <w:t>of</w:t>
      </w:r>
      <w:r>
        <w:rPr>
          <w:b/>
          <w:bCs/>
          <w:spacing w:val="-3"/>
          <w:sz w:val="25"/>
          <w:szCs w:val="25"/>
        </w:rPr>
        <w:t xml:space="preserve"> </w:t>
      </w:r>
      <w:r>
        <w:rPr>
          <w:b/>
          <w:bCs/>
          <w:sz w:val="25"/>
          <w:szCs w:val="25"/>
        </w:rPr>
        <w:t>10</w:t>
      </w:r>
      <w:r>
        <w:rPr>
          <w:b/>
          <w:bCs/>
          <w:spacing w:val="-3"/>
          <w:sz w:val="25"/>
          <w:szCs w:val="25"/>
        </w:rPr>
        <w:t xml:space="preserve"> </w:t>
      </w:r>
      <w:r>
        <w:rPr>
          <w:b/>
          <w:bCs/>
          <w:sz w:val="25"/>
          <w:szCs w:val="25"/>
        </w:rPr>
        <w:t>marks</w:t>
      </w:r>
      <w:r>
        <w:rPr>
          <w:b/>
          <w:bCs/>
          <w:spacing w:val="-1"/>
          <w:sz w:val="25"/>
          <w:szCs w:val="25"/>
        </w:rPr>
        <w:t xml:space="preserve"> </w:t>
      </w:r>
      <w:r>
        <w:rPr>
          <w:sz w:val="23"/>
          <w:szCs w:val="23"/>
        </w:rPr>
        <w:t>(please</w:t>
      </w:r>
      <w:r>
        <w:rPr>
          <w:spacing w:val="-2"/>
          <w:sz w:val="23"/>
          <w:szCs w:val="23"/>
        </w:rPr>
        <w:t xml:space="preserve"> </w:t>
      </w:r>
      <w:r>
        <w:rPr>
          <w:sz w:val="23"/>
          <w:szCs w:val="23"/>
        </w:rPr>
        <w:t>fill</w:t>
      </w:r>
      <w:r>
        <w:rPr>
          <w:spacing w:val="-4"/>
          <w:sz w:val="23"/>
          <w:szCs w:val="23"/>
        </w:rPr>
        <w:t xml:space="preserve"> </w:t>
      </w:r>
      <w:r>
        <w:rPr>
          <w:sz w:val="23"/>
          <w:szCs w:val="23"/>
        </w:rPr>
        <w:t>in</w:t>
      </w:r>
      <w:r>
        <w:rPr>
          <w:spacing w:val="-6"/>
          <w:sz w:val="23"/>
          <w:szCs w:val="23"/>
        </w:rPr>
        <w:t xml:space="preserve"> </w:t>
      </w:r>
      <w:r>
        <w:rPr>
          <w:sz w:val="23"/>
          <w:szCs w:val="23"/>
        </w:rPr>
        <w:t>marks</w:t>
      </w:r>
      <w:r>
        <w:rPr>
          <w:spacing w:val="-4"/>
          <w:sz w:val="23"/>
          <w:szCs w:val="23"/>
        </w:rPr>
        <w:t xml:space="preserve"> </w:t>
      </w:r>
      <w:r>
        <w:rPr>
          <w:sz w:val="23"/>
          <w:szCs w:val="23"/>
        </w:rPr>
        <w:t>for</w:t>
      </w:r>
      <w:r>
        <w:rPr>
          <w:spacing w:val="-7"/>
          <w:sz w:val="23"/>
          <w:szCs w:val="23"/>
        </w:rPr>
        <w:t xml:space="preserve"> </w:t>
      </w:r>
      <w:r>
        <w:rPr>
          <w:sz w:val="23"/>
          <w:szCs w:val="23"/>
        </w:rPr>
        <w:t>your</w:t>
      </w:r>
      <w:r>
        <w:rPr>
          <w:spacing w:val="-2"/>
          <w:sz w:val="23"/>
          <w:szCs w:val="23"/>
        </w:rPr>
        <w:t xml:space="preserve"> intern)</w:t>
      </w:r>
    </w:p>
    <w:p w14:paraId="661CDD4E" w14:textId="77777777" w:rsidR="00091647" w:rsidRDefault="00091647" w:rsidP="00091647">
      <w:pPr>
        <w:rPr>
          <w:sz w:val="23"/>
        </w:rPr>
      </w:pPr>
    </w:p>
    <w:p w14:paraId="7C62DB57" w14:textId="77777777" w:rsidR="00091647" w:rsidRDefault="00091647" w:rsidP="00091647">
      <w:pPr>
        <w:rPr>
          <w:rFonts w:ascii="Times New Roman"/>
        </w:rPr>
      </w:pPr>
      <w:r>
        <w:rPr>
          <w:b/>
          <w:sz w:val="22"/>
        </w:rPr>
        <w:t>Capstone</w:t>
      </w:r>
      <w:r>
        <w:rPr>
          <w:b/>
          <w:spacing w:val="-3"/>
          <w:sz w:val="22"/>
        </w:rPr>
        <w:t xml:space="preserve"> </w:t>
      </w:r>
      <w:r>
        <w:rPr>
          <w:b/>
          <w:sz w:val="22"/>
        </w:rPr>
        <w:t>Project</w:t>
      </w:r>
      <w:r>
        <w:rPr>
          <w:b/>
          <w:spacing w:val="-3"/>
          <w:sz w:val="22"/>
        </w:rPr>
        <w:t xml:space="preserve"> </w:t>
      </w:r>
      <w:r>
        <w:rPr>
          <w:b/>
          <w:sz w:val="22"/>
        </w:rPr>
        <w:t xml:space="preserve">Supervisors </w:t>
      </w:r>
      <w:r>
        <w:rPr>
          <w:rFonts w:ascii="Times New Roman"/>
          <w:sz w:val="22"/>
        </w:rPr>
        <w:t>signature:</w:t>
      </w:r>
      <w:r>
        <w:rPr>
          <w:rFonts w:ascii="Times New Roman"/>
          <w:spacing w:val="-4"/>
          <w:sz w:val="22"/>
        </w:rPr>
        <w:t xml:space="preserve"> </w:t>
      </w:r>
      <w:r>
        <w:rPr>
          <w:rFonts w:ascii="Times New Roman"/>
          <w:sz w:val="22"/>
          <w:u w:val="single"/>
        </w:rPr>
        <w:tab/>
      </w:r>
      <w:r>
        <w:rPr>
          <w:rFonts w:ascii="Times New Roman"/>
          <w:spacing w:val="80"/>
          <w:sz w:val="22"/>
        </w:rPr>
        <w:t xml:space="preserve"> </w:t>
      </w:r>
      <w:r>
        <w:rPr>
          <w:rFonts w:ascii="Times New Roman"/>
          <w:sz w:val="22"/>
        </w:rPr>
        <w:t xml:space="preserve">Date: </w:t>
      </w:r>
      <w:r>
        <w:rPr>
          <w:rFonts w:ascii="Times New Roman"/>
          <w:sz w:val="22"/>
          <w:u w:val="single"/>
        </w:rPr>
        <w:tab/>
      </w:r>
    </w:p>
    <w:p w14:paraId="778588EB" w14:textId="77777777" w:rsidR="00091647" w:rsidRPr="00091647" w:rsidRDefault="00091647" w:rsidP="00091647">
      <w:r>
        <w:rPr>
          <w:b/>
        </w:rPr>
        <w:t>**</w:t>
      </w:r>
      <w:r>
        <w:t>If</w:t>
      </w:r>
      <w:r>
        <w:rPr>
          <w:spacing w:val="-7"/>
        </w:rPr>
        <w:t xml:space="preserve"> </w:t>
      </w:r>
      <w:r>
        <w:t>e</w:t>
      </w:r>
      <w:r>
        <w:rPr>
          <w:b/>
        </w:rPr>
        <w:t>-</w:t>
      </w:r>
      <w:r>
        <w:t>mailed</w:t>
      </w:r>
      <w:r>
        <w:rPr>
          <w:spacing w:val="-5"/>
        </w:rPr>
        <w:t xml:space="preserve"> </w:t>
      </w:r>
      <w:r>
        <w:t>directly</w:t>
      </w:r>
      <w:r>
        <w:rPr>
          <w:spacing w:val="-5"/>
        </w:rPr>
        <w:t xml:space="preserve"> </w:t>
      </w:r>
      <w:r>
        <w:t>from</w:t>
      </w:r>
      <w:r>
        <w:rPr>
          <w:spacing w:val="-3"/>
        </w:rPr>
        <w:t xml:space="preserve"> </w:t>
      </w:r>
      <w:r>
        <w:t>the Capstone</w:t>
      </w:r>
      <w:r>
        <w:rPr>
          <w:spacing w:val="-6"/>
        </w:rPr>
        <w:t xml:space="preserve"> </w:t>
      </w:r>
      <w:r>
        <w:t>Project</w:t>
      </w:r>
      <w:r>
        <w:rPr>
          <w:spacing w:val="-3"/>
        </w:rPr>
        <w:t xml:space="preserve"> </w:t>
      </w:r>
      <w:r>
        <w:t>Supervisors,</w:t>
      </w:r>
      <w:r>
        <w:rPr>
          <w:spacing w:val="-4"/>
        </w:rPr>
        <w:t xml:space="preserve"> </w:t>
      </w:r>
      <w:r>
        <w:t>then</w:t>
      </w:r>
      <w:r>
        <w:rPr>
          <w:spacing w:val="-4"/>
        </w:rPr>
        <w:t xml:space="preserve"> </w:t>
      </w:r>
      <w:r>
        <w:t>no</w:t>
      </w:r>
      <w:r>
        <w:rPr>
          <w:spacing w:val="-5"/>
        </w:rPr>
        <w:t xml:space="preserve"> </w:t>
      </w:r>
      <w:r>
        <w:t>signature</w:t>
      </w:r>
      <w:r>
        <w:rPr>
          <w:spacing w:val="-3"/>
        </w:rPr>
        <w:t xml:space="preserve"> </w:t>
      </w:r>
      <w:r>
        <w:t>is</w:t>
      </w:r>
      <w:r>
        <w:rPr>
          <w:spacing w:val="-4"/>
        </w:rPr>
        <w:t xml:space="preserve"> </w:t>
      </w:r>
      <w:r>
        <w:rPr>
          <w:spacing w:val="-2"/>
        </w:rPr>
        <w:t>necessary.</w:t>
      </w:r>
    </w:p>
    <w:p w14:paraId="58E2AA5D" w14:textId="77777777" w:rsidR="00091647" w:rsidRPr="00091647" w:rsidRDefault="00091647" w:rsidP="00091647">
      <w:r>
        <w:t>This</w:t>
      </w:r>
      <w:r>
        <w:rPr>
          <w:spacing w:val="-3"/>
        </w:rPr>
        <w:t xml:space="preserve"> </w:t>
      </w:r>
      <w:r>
        <w:t>report</w:t>
      </w:r>
      <w:r>
        <w:rPr>
          <w:spacing w:val="-6"/>
        </w:rPr>
        <w:t xml:space="preserve"> </w:t>
      </w:r>
      <w:r>
        <w:t>has</w:t>
      </w:r>
      <w:r>
        <w:rPr>
          <w:spacing w:val="-3"/>
        </w:rPr>
        <w:t xml:space="preserve"> </w:t>
      </w:r>
      <w:r>
        <w:t>been</w:t>
      </w:r>
      <w:r>
        <w:rPr>
          <w:spacing w:val="-4"/>
        </w:rPr>
        <w:t xml:space="preserve"> </w:t>
      </w:r>
      <w:r>
        <w:t>discussed</w:t>
      </w:r>
      <w:r>
        <w:rPr>
          <w:spacing w:val="-7"/>
        </w:rPr>
        <w:t xml:space="preserve"> </w:t>
      </w:r>
      <w:r>
        <w:t>with</w:t>
      </w:r>
      <w:r>
        <w:rPr>
          <w:spacing w:val="-5"/>
        </w:rPr>
        <w:t xml:space="preserve"> </w:t>
      </w:r>
      <w:r>
        <w:t>the</w:t>
      </w:r>
      <w:r>
        <w:rPr>
          <w:spacing w:val="-2"/>
        </w:rPr>
        <w:t xml:space="preserve"> student:</w:t>
      </w:r>
      <w:r>
        <w:tab/>
      </w:r>
      <w:r>
        <w:rPr>
          <w:b/>
        </w:rPr>
        <w:t>Yes</w:t>
      </w:r>
      <w:r>
        <w:rPr>
          <w:b/>
          <w:spacing w:val="-3"/>
        </w:rPr>
        <w:t xml:space="preserve"> </w:t>
      </w:r>
      <w:r>
        <w:rPr>
          <w:b/>
        </w:rPr>
        <w:t xml:space="preserve">/ </w:t>
      </w:r>
      <w:r>
        <w:rPr>
          <w:b/>
          <w:spacing w:val="-5"/>
        </w:rPr>
        <w:t>No</w:t>
      </w:r>
      <w:r>
        <w:rPr>
          <w:b/>
        </w:rPr>
        <w:tab/>
      </w:r>
      <w:r>
        <w:t>(circle</w:t>
      </w:r>
      <w:r>
        <w:rPr>
          <w:spacing w:val="-4"/>
        </w:rPr>
        <w:t xml:space="preserve"> </w:t>
      </w:r>
      <w:r>
        <w:t>the</w:t>
      </w:r>
      <w:r>
        <w:rPr>
          <w:spacing w:val="-2"/>
        </w:rPr>
        <w:t xml:space="preserve"> appropriate)</w:t>
      </w:r>
    </w:p>
    <w:p w14:paraId="0AAE8988" w14:textId="77777777" w:rsidR="00091647" w:rsidRDefault="00091647" w:rsidP="00091647">
      <w:pPr>
        <w:rPr>
          <w:b/>
          <w:sz w:val="25"/>
        </w:rPr>
      </w:pPr>
      <w:r>
        <w:rPr>
          <w:b/>
          <w:sz w:val="25"/>
        </w:rPr>
        <w:t>Please</w:t>
      </w:r>
      <w:r>
        <w:rPr>
          <w:b/>
          <w:spacing w:val="-9"/>
          <w:sz w:val="25"/>
        </w:rPr>
        <w:t xml:space="preserve"> </w:t>
      </w:r>
      <w:r>
        <w:rPr>
          <w:b/>
          <w:sz w:val="25"/>
        </w:rPr>
        <w:t>evaluate</w:t>
      </w:r>
      <w:r>
        <w:rPr>
          <w:b/>
          <w:spacing w:val="-9"/>
          <w:sz w:val="25"/>
        </w:rPr>
        <w:t xml:space="preserve"> </w:t>
      </w:r>
      <w:r>
        <w:rPr>
          <w:b/>
          <w:sz w:val="25"/>
        </w:rPr>
        <w:t>the</w:t>
      </w:r>
      <w:r>
        <w:rPr>
          <w:b/>
          <w:spacing w:val="-9"/>
          <w:sz w:val="25"/>
        </w:rPr>
        <w:t xml:space="preserve"> </w:t>
      </w:r>
      <w:r>
        <w:rPr>
          <w:b/>
          <w:sz w:val="25"/>
        </w:rPr>
        <w:t>student</w:t>
      </w:r>
      <w:r>
        <w:rPr>
          <w:b/>
          <w:spacing w:val="-8"/>
          <w:sz w:val="25"/>
        </w:rPr>
        <w:t xml:space="preserve"> </w:t>
      </w:r>
      <w:r>
        <w:rPr>
          <w:b/>
          <w:sz w:val="25"/>
        </w:rPr>
        <w:t>intern</w:t>
      </w:r>
      <w:r>
        <w:rPr>
          <w:b/>
          <w:spacing w:val="-8"/>
          <w:sz w:val="25"/>
        </w:rPr>
        <w:t xml:space="preserve"> </w:t>
      </w:r>
      <w:r>
        <w:rPr>
          <w:b/>
          <w:sz w:val="25"/>
        </w:rPr>
        <w:t>in</w:t>
      </w:r>
      <w:r>
        <w:rPr>
          <w:b/>
          <w:spacing w:val="-10"/>
          <w:sz w:val="25"/>
        </w:rPr>
        <w:t xml:space="preserve"> </w:t>
      </w:r>
      <w:r>
        <w:rPr>
          <w:b/>
          <w:sz w:val="25"/>
        </w:rPr>
        <w:t>English</w:t>
      </w:r>
      <w:r>
        <w:rPr>
          <w:b/>
          <w:spacing w:val="-9"/>
          <w:sz w:val="25"/>
        </w:rPr>
        <w:t xml:space="preserve"> </w:t>
      </w:r>
      <w:r>
        <w:rPr>
          <w:b/>
          <w:sz w:val="25"/>
        </w:rPr>
        <w:t>communication</w:t>
      </w:r>
      <w:r>
        <w:rPr>
          <w:b/>
          <w:spacing w:val="-7"/>
          <w:sz w:val="25"/>
        </w:rPr>
        <w:t xml:space="preserve"> </w:t>
      </w:r>
      <w:r>
        <w:rPr>
          <w:b/>
          <w:sz w:val="25"/>
        </w:rPr>
        <w:t>skills.</w:t>
      </w:r>
      <w:r>
        <w:rPr>
          <w:b/>
          <w:spacing w:val="-9"/>
          <w:sz w:val="25"/>
        </w:rPr>
        <w:t xml:space="preserve"> </w:t>
      </w:r>
      <w:r>
        <w:rPr>
          <w:b/>
          <w:sz w:val="25"/>
        </w:rPr>
        <w:t>(Check</w:t>
      </w:r>
      <w:r>
        <w:rPr>
          <w:b/>
          <w:spacing w:val="-7"/>
          <w:sz w:val="25"/>
        </w:rPr>
        <w:t xml:space="preserve"> </w:t>
      </w:r>
      <w:r>
        <w:rPr>
          <w:b/>
          <w:sz w:val="25"/>
        </w:rPr>
        <w:t>all</w:t>
      </w:r>
      <w:r>
        <w:rPr>
          <w:b/>
          <w:spacing w:val="-8"/>
          <w:sz w:val="25"/>
        </w:rPr>
        <w:t xml:space="preserve"> </w:t>
      </w:r>
      <w:r>
        <w:rPr>
          <w:b/>
          <w:sz w:val="25"/>
        </w:rPr>
        <w:t>that</w:t>
      </w:r>
      <w:r>
        <w:rPr>
          <w:b/>
          <w:spacing w:val="-8"/>
          <w:sz w:val="25"/>
        </w:rPr>
        <w:t xml:space="preserve"> </w:t>
      </w:r>
      <w:r>
        <w:rPr>
          <w:b/>
          <w:spacing w:val="-2"/>
          <w:sz w:val="25"/>
        </w:rPr>
        <w:t>apply)</w:t>
      </w:r>
    </w:p>
    <w:p w14:paraId="64DECE6B" w14:textId="77777777" w:rsidR="00091647" w:rsidRPr="00091647" w:rsidRDefault="00091647" w:rsidP="00091647">
      <w:r>
        <w:rPr>
          <w:rFonts w:ascii="Wingdings" w:hAnsi="Wingdings"/>
        </w:rPr>
        <w:t></w:t>
      </w:r>
      <w:r>
        <w:t>The</w:t>
      </w:r>
      <w:r>
        <w:rPr>
          <w:spacing w:val="-9"/>
        </w:rPr>
        <w:t xml:space="preserve"> </w:t>
      </w:r>
      <w:r>
        <w:t>student’s</w:t>
      </w:r>
      <w:r>
        <w:rPr>
          <w:spacing w:val="-3"/>
        </w:rPr>
        <w:t xml:space="preserve"> </w:t>
      </w:r>
      <w:r>
        <w:t>command</w:t>
      </w:r>
      <w:r>
        <w:rPr>
          <w:spacing w:val="-6"/>
        </w:rPr>
        <w:t xml:space="preserve"> </w:t>
      </w:r>
      <w:r>
        <w:t>of</w:t>
      </w:r>
      <w:r>
        <w:rPr>
          <w:spacing w:val="-4"/>
        </w:rPr>
        <w:t xml:space="preserve"> </w:t>
      </w:r>
      <w:r>
        <w:t>the</w:t>
      </w:r>
      <w:r>
        <w:rPr>
          <w:spacing w:val="-3"/>
        </w:rPr>
        <w:t xml:space="preserve"> </w:t>
      </w:r>
      <w:r>
        <w:t>English</w:t>
      </w:r>
      <w:r>
        <w:rPr>
          <w:spacing w:val="-6"/>
        </w:rPr>
        <w:t xml:space="preserve"> </w:t>
      </w:r>
      <w:r>
        <w:t>language</w:t>
      </w:r>
      <w:r>
        <w:rPr>
          <w:spacing w:val="-4"/>
        </w:rPr>
        <w:t xml:space="preserve"> </w:t>
      </w:r>
      <w:r>
        <w:t>is</w:t>
      </w:r>
      <w:r>
        <w:rPr>
          <w:spacing w:val="-4"/>
        </w:rPr>
        <w:t xml:space="preserve"> </w:t>
      </w:r>
      <w:r>
        <w:t>adequate</w:t>
      </w:r>
      <w:r>
        <w:rPr>
          <w:spacing w:val="-4"/>
        </w:rPr>
        <w:t xml:space="preserve"> </w:t>
      </w:r>
      <w:r>
        <w:t>for</w:t>
      </w:r>
      <w:r>
        <w:rPr>
          <w:spacing w:val="-4"/>
        </w:rPr>
        <w:t xml:space="preserve"> </w:t>
      </w:r>
      <w:r>
        <w:t>performing</w:t>
      </w:r>
      <w:r>
        <w:rPr>
          <w:spacing w:val="-4"/>
        </w:rPr>
        <w:t xml:space="preserve"> </w:t>
      </w:r>
      <w:r>
        <w:t>his/her</w:t>
      </w:r>
      <w:r>
        <w:rPr>
          <w:spacing w:val="-2"/>
        </w:rPr>
        <w:t xml:space="preserve"> duties.</w:t>
      </w:r>
    </w:p>
    <w:p w14:paraId="52A1B88F" w14:textId="77777777" w:rsidR="00091647" w:rsidRPr="00091647" w:rsidRDefault="00091647" w:rsidP="00091647">
      <w:r>
        <w:rPr>
          <w:rFonts w:ascii="Wingdings" w:hAnsi="Wingdings"/>
        </w:rPr>
        <w:t></w:t>
      </w:r>
      <w:r>
        <w:t>Understands</w:t>
      </w:r>
      <w:r>
        <w:rPr>
          <w:spacing w:val="-7"/>
        </w:rPr>
        <w:t xml:space="preserve"> </w:t>
      </w:r>
      <w:r>
        <w:t>spoken</w:t>
      </w:r>
      <w:r>
        <w:rPr>
          <w:spacing w:val="-8"/>
        </w:rPr>
        <w:t xml:space="preserve"> </w:t>
      </w:r>
      <w:r>
        <w:rPr>
          <w:spacing w:val="-2"/>
        </w:rPr>
        <w:t>instructions.</w:t>
      </w:r>
    </w:p>
    <w:p w14:paraId="2132300D" w14:textId="77777777" w:rsidR="00091647" w:rsidRPr="00091647" w:rsidRDefault="00091647" w:rsidP="00091647">
      <w:r>
        <w:rPr>
          <w:rFonts w:ascii="Wingdings" w:hAnsi="Wingdings"/>
        </w:rPr>
        <w:t></w:t>
      </w:r>
      <w:r>
        <w:rPr>
          <w:rFonts w:ascii="Times New Roman" w:hAnsi="Times New Roman"/>
          <w:spacing w:val="-10"/>
        </w:rPr>
        <w:t xml:space="preserve"> </w:t>
      </w:r>
      <w:r>
        <w:t>Requires</w:t>
      </w:r>
      <w:r>
        <w:rPr>
          <w:spacing w:val="-4"/>
        </w:rPr>
        <w:t xml:space="preserve"> </w:t>
      </w:r>
      <w:r>
        <w:t>instructions</w:t>
      </w:r>
      <w:r>
        <w:rPr>
          <w:spacing w:val="-4"/>
        </w:rPr>
        <w:t xml:space="preserve"> </w:t>
      </w:r>
      <w:r>
        <w:t>to</w:t>
      </w:r>
      <w:r>
        <w:rPr>
          <w:spacing w:val="-4"/>
        </w:rPr>
        <w:t xml:space="preserve"> </w:t>
      </w:r>
      <w:r>
        <w:t>be</w:t>
      </w:r>
      <w:r>
        <w:rPr>
          <w:spacing w:val="-6"/>
        </w:rPr>
        <w:t xml:space="preserve"> </w:t>
      </w:r>
      <w:r>
        <w:rPr>
          <w:spacing w:val="-2"/>
        </w:rPr>
        <w:t>repeated.</w:t>
      </w:r>
    </w:p>
    <w:p w14:paraId="1D6A1DFE" w14:textId="77777777" w:rsidR="00091647" w:rsidRPr="00091647" w:rsidRDefault="00091647" w:rsidP="00091647">
      <w:r>
        <w:rPr>
          <w:rFonts w:ascii="Wingdings" w:hAnsi="Wingdings"/>
        </w:rPr>
        <w:t></w:t>
      </w:r>
      <w:r>
        <w:t>Comprehends</w:t>
      </w:r>
      <w:r>
        <w:rPr>
          <w:spacing w:val="-6"/>
        </w:rPr>
        <w:t xml:space="preserve"> </w:t>
      </w:r>
      <w:r>
        <w:t>written</w:t>
      </w:r>
      <w:r>
        <w:rPr>
          <w:spacing w:val="-5"/>
        </w:rPr>
        <w:t xml:space="preserve"> </w:t>
      </w:r>
      <w:r>
        <w:rPr>
          <w:spacing w:val="-2"/>
        </w:rPr>
        <w:t>instructions.</w:t>
      </w:r>
    </w:p>
    <w:p w14:paraId="607E87ED" w14:textId="77777777" w:rsidR="00091647" w:rsidRDefault="00091647" w:rsidP="00091647">
      <w:pPr>
        <w:rPr>
          <w:spacing w:val="-2"/>
        </w:rPr>
      </w:pPr>
      <w:r>
        <w:rPr>
          <w:rFonts w:ascii="Wingdings" w:hAnsi="Wingdings"/>
        </w:rPr>
        <w:t></w:t>
      </w:r>
      <w:r>
        <w:t>Needs</w:t>
      </w:r>
      <w:r>
        <w:rPr>
          <w:spacing w:val="-5"/>
        </w:rPr>
        <w:t xml:space="preserve"> </w:t>
      </w:r>
      <w:r>
        <w:t>help</w:t>
      </w:r>
      <w:r>
        <w:rPr>
          <w:spacing w:val="-5"/>
        </w:rPr>
        <w:t xml:space="preserve"> </w:t>
      </w:r>
      <w:r>
        <w:t>reading</w:t>
      </w:r>
      <w:r>
        <w:rPr>
          <w:spacing w:val="-5"/>
        </w:rPr>
        <w:t xml:space="preserve"> </w:t>
      </w:r>
      <w:r>
        <w:rPr>
          <w:spacing w:val="-2"/>
        </w:rPr>
        <w:t>English.</w:t>
      </w:r>
    </w:p>
    <w:p w14:paraId="23C9A1B0" w14:textId="77777777" w:rsidR="00091647" w:rsidRDefault="00091647" w:rsidP="00091647">
      <w:pPr>
        <w:rPr>
          <w:spacing w:val="-2"/>
        </w:rPr>
      </w:pPr>
    </w:p>
    <w:p w14:paraId="3FAF3338" w14:textId="77777777" w:rsidR="00091647" w:rsidRDefault="00091647" w:rsidP="00091647">
      <w:pPr>
        <w:rPr>
          <w:spacing w:val="-2"/>
        </w:rPr>
      </w:pPr>
    </w:p>
    <w:p w14:paraId="32F14F87" w14:textId="77777777" w:rsidR="00091647" w:rsidRDefault="00091647" w:rsidP="00091647">
      <w:pPr>
        <w:pStyle w:val="TableParagraph"/>
        <w:rPr>
          <w:rFonts w:ascii="Times New Roman"/>
          <w:sz w:val="20"/>
        </w:rPr>
      </w:pPr>
    </w:p>
    <w:p w14:paraId="382DEE58" w14:textId="77777777" w:rsidR="00336173" w:rsidRDefault="00336173" w:rsidP="00091647">
      <w:pPr>
        <w:pStyle w:val="TableParagraph"/>
        <w:rPr>
          <w:rFonts w:ascii="Times New Roman"/>
          <w:sz w:val="20"/>
        </w:rPr>
      </w:pPr>
    </w:p>
    <w:p w14:paraId="67A8DAC6" w14:textId="77777777" w:rsidR="00336173" w:rsidRDefault="00336173" w:rsidP="00091647">
      <w:pPr>
        <w:pStyle w:val="TableParagraph"/>
        <w:rPr>
          <w:rFonts w:ascii="Times New Roman"/>
          <w:sz w:val="20"/>
        </w:rPr>
      </w:pPr>
    </w:p>
    <w:p w14:paraId="7305FF24" w14:textId="77777777" w:rsidR="00336173" w:rsidRDefault="00336173" w:rsidP="00091647">
      <w:pPr>
        <w:pStyle w:val="TableParagraph"/>
        <w:rPr>
          <w:rFonts w:ascii="Times New Roman"/>
          <w:sz w:val="20"/>
        </w:rPr>
      </w:pPr>
    </w:p>
    <w:p w14:paraId="49372FE3" w14:textId="3A18D94F" w:rsidR="00091647" w:rsidRPr="00952024" w:rsidRDefault="00091647" w:rsidP="00952024">
      <w:pPr>
        <w:rPr>
          <w:color w:val="156082" w:themeColor="accent1"/>
          <w:sz w:val="32"/>
          <w:szCs w:val="32"/>
        </w:rPr>
      </w:pPr>
      <w:r w:rsidRPr="00952024">
        <w:rPr>
          <w:color w:val="156082" w:themeColor="accent1"/>
          <w:sz w:val="32"/>
          <w:szCs w:val="32"/>
        </w:rPr>
        <w:t>Appendix</w:t>
      </w:r>
      <w:r w:rsidRPr="00952024">
        <w:rPr>
          <w:color w:val="156082" w:themeColor="accent1"/>
          <w:spacing w:val="-12"/>
          <w:sz w:val="32"/>
          <w:szCs w:val="32"/>
        </w:rPr>
        <w:t xml:space="preserve"> </w:t>
      </w:r>
      <w:r w:rsidRPr="00952024">
        <w:rPr>
          <w:color w:val="156082" w:themeColor="accent1"/>
          <w:sz w:val="32"/>
          <w:szCs w:val="32"/>
        </w:rPr>
        <w:t>7:</w:t>
      </w:r>
      <w:r w:rsidRPr="00952024">
        <w:rPr>
          <w:color w:val="156082" w:themeColor="accent1"/>
          <w:spacing w:val="-9"/>
          <w:sz w:val="32"/>
          <w:szCs w:val="32"/>
        </w:rPr>
        <w:t xml:space="preserve"> </w:t>
      </w:r>
      <w:r w:rsidRPr="00952024">
        <w:rPr>
          <w:color w:val="156082" w:themeColor="accent1"/>
          <w:sz w:val="32"/>
          <w:szCs w:val="32"/>
        </w:rPr>
        <w:t>Student</w:t>
      </w:r>
      <w:r w:rsidRPr="00952024">
        <w:rPr>
          <w:color w:val="156082" w:themeColor="accent1"/>
          <w:spacing w:val="-11"/>
          <w:sz w:val="32"/>
          <w:szCs w:val="32"/>
        </w:rPr>
        <w:t xml:space="preserve"> </w:t>
      </w:r>
      <w:r w:rsidRPr="00952024">
        <w:rPr>
          <w:color w:val="156082" w:themeColor="accent1"/>
          <w:sz w:val="32"/>
          <w:szCs w:val="32"/>
        </w:rPr>
        <w:t>Capstone</w:t>
      </w:r>
      <w:r w:rsidRPr="00952024">
        <w:rPr>
          <w:color w:val="156082" w:themeColor="accent1"/>
          <w:spacing w:val="-12"/>
          <w:sz w:val="32"/>
          <w:szCs w:val="32"/>
        </w:rPr>
        <w:t xml:space="preserve"> </w:t>
      </w:r>
      <w:r w:rsidRPr="00952024">
        <w:rPr>
          <w:color w:val="156082" w:themeColor="accent1"/>
          <w:sz w:val="32"/>
          <w:szCs w:val="32"/>
        </w:rPr>
        <w:t>Project</w:t>
      </w:r>
      <w:r w:rsidRPr="00952024">
        <w:rPr>
          <w:color w:val="156082" w:themeColor="accent1"/>
          <w:spacing w:val="-12"/>
          <w:sz w:val="32"/>
          <w:szCs w:val="32"/>
        </w:rPr>
        <w:t xml:space="preserve"> </w:t>
      </w:r>
      <w:r w:rsidRPr="00952024">
        <w:rPr>
          <w:color w:val="156082" w:themeColor="accent1"/>
          <w:spacing w:val="-2"/>
          <w:sz w:val="32"/>
          <w:szCs w:val="32"/>
        </w:rPr>
        <w:t>Evaluation</w:t>
      </w:r>
      <w:r w:rsidR="00952024">
        <w:rPr>
          <w:color w:val="156082" w:themeColor="accent1"/>
          <w:spacing w:val="-2"/>
          <w:sz w:val="32"/>
          <w:szCs w:val="32"/>
        </w:rPr>
        <w:t>#</w:t>
      </w:r>
    </w:p>
    <w:p w14:paraId="65350682" w14:textId="77777777" w:rsidR="00091647" w:rsidRDefault="00091647" w:rsidP="00091647">
      <w:pPr>
        <w:pStyle w:val="BodyText"/>
        <w:spacing w:before="239"/>
        <w:ind w:left="448" w:right="834"/>
        <w:jc w:val="both"/>
      </w:pPr>
      <w:proofErr w:type="gramStart"/>
      <w:r>
        <w:t>In</w:t>
      </w:r>
      <w:r>
        <w:rPr>
          <w:spacing w:val="-1"/>
        </w:rPr>
        <w:t xml:space="preserve"> </w:t>
      </w:r>
      <w:r>
        <w:t>order</w:t>
      </w:r>
      <w:r>
        <w:rPr>
          <w:spacing w:val="-1"/>
        </w:rPr>
        <w:t xml:space="preserve"> </w:t>
      </w:r>
      <w:r>
        <w:t>to</w:t>
      </w:r>
      <w:proofErr w:type="gramEnd"/>
      <w:r>
        <w:t xml:space="preserve"> provide quality</w:t>
      </w:r>
      <w:r>
        <w:rPr>
          <w:spacing w:val="-1"/>
        </w:rPr>
        <w:t xml:space="preserve"> </w:t>
      </w:r>
      <w:r>
        <w:t>and innovative</w:t>
      </w:r>
      <w:r>
        <w:rPr>
          <w:spacing w:val="-1"/>
        </w:rPr>
        <w:t xml:space="preserve"> </w:t>
      </w:r>
      <w:r>
        <w:t>work</w:t>
      </w:r>
      <w:r>
        <w:rPr>
          <w:spacing w:val="-1"/>
        </w:rPr>
        <w:t xml:space="preserve"> </w:t>
      </w:r>
      <w:proofErr w:type="gramStart"/>
      <w:r>
        <w:t>experiences</w:t>
      </w:r>
      <w:proofErr w:type="gramEnd"/>
      <w:r>
        <w:t>,</w:t>
      </w:r>
      <w:r>
        <w:rPr>
          <w:spacing w:val="-1"/>
        </w:rPr>
        <w:t xml:space="preserve"> </w:t>
      </w:r>
      <w:r>
        <w:t>on-going</w:t>
      </w:r>
      <w:r>
        <w:rPr>
          <w:spacing w:val="-2"/>
        </w:rPr>
        <w:t xml:space="preserve"> </w:t>
      </w:r>
      <w:r>
        <w:t>evaluation</w:t>
      </w:r>
      <w:r>
        <w:rPr>
          <w:spacing w:val="-2"/>
        </w:rPr>
        <w:t xml:space="preserve"> </w:t>
      </w:r>
      <w:r>
        <w:t>is important.</w:t>
      </w:r>
      <w:r>
        <w:rPr>
          <w:spacing w:val="-1"/>
        </w:rPr>
        <w:t xml:space="preserve"> </w:t>
      </w:r>
      <w:r>
        <w:t>Your opinion,</w:t>
      </w:r>
      <w:r>
        <w:rPr>
          <w:spacing w:val="-3"/>
        </w:rPr>
        <w:t xml:space="preserve"> </w:t>
      </w:r>
      <w:r>
        <w:t>recommendations</w:t>
      </w:r>
      <w:r>
        <w:rPr>
          <w:spacing w:val="-5"/>
        </w:rPr>
        <w:t xml:space="preserve"> </w:t>
      </w:r>
      <w:r>
        <w:t>and</w:t>
      </w:r>
      <w:r>
        <w:rPr>
          <w:spacing w:val="-4"/>
        </w:rPr>
        <w:t xml:space="preserve"> </w:t>
      </w:r>
      <w:r>
        <w:t>comments</w:t>
      </w:r>
      <w:r>
        <w:rPr>
          <w:spacing w:val="-5"/>
        </w:rPr>
        <w:t xml:space="preserve"> </w:t>
      </w:r>
      <w:r>
        <w:t>help</w:t>
      </w:r>
      <w:r>
        <w:rPr>
          <w:spacing w:val="-4"/>
        </w:rPr>
        <w:t xml:space="preserve"> </w:t>
      </w:r>
      <w:r>
        <w:t>us</w:t>
      </w:r>
      <w:r>
        <w:rPr>
          <w:spacing w:val="-4"/>
        </w:rPr>
        <w:t xml:space="preserve"> </w:t>
      </w:r>
      <w:r>
        <w:t>monitor</w:t>
      </w:r>
      <w:r>
        <w:rPr>
          <w:spacing w:val="-3"/>
        </w:rPr>
        <w:t xml:space="preserve"> </w:t>
      </w:r>
      <w:r>
        <w:t>placements</w:t>
      </w:r>
      <w:r>
        <w:rPr>
          <w:spacing w:val="-3"/>
        </w:rPr>
        <w:t xml:space="preserve"> </w:t>
      </w:r>
      <w:r>
        <w:t>and</w:t>
      </w:r>
      <w:r>
        <w:rPr>
          <w:spacing w:val="-4"/>
        </w:rPr>
        <w:t xml:space="preserve"> </w:t>
      </w:r>
      <w:r>
        <w:t>provide</w:t>
      </w:r>
      <w:r>
        <w:rPr>
          <w:spacing w:val="-3"/>
        </w:rPr>
        <w:t xml:space="preserve"> </w:t>
      </w:r>
      <w:r>
        <w:t>feedback</w:t>
      </w:r>
      <w:r>
        <w:rPr>
          <w:spacing w:val="-3"/>
        </w:rPr>
        <w:t xml:space="preserve"> </w:t>
      </w:r>
      <w:r>
        <w:t>to</w:t>
      </w:r>
      <w:r>
        <w:rPr>
          <w:spacing w:val="-2"/>
        </w:rPr>
        <w:t xml:space="preserve"> </w:t>
      </w:r>
      <w:r>
        <w:t xml:space="preserve">the business </w:t>
      </w:r>
      <w:proofErr w:type="spellStart"/>
      <w:r>
        <w:t>organisation</w:t>
      </w:r>
      <w:proofErr w:type="spellEnd"/>
      <w:r>
        <w:t>, Capstone Project Supervisors and NZSE Capstone Project Leader.</w:t>
      </w:r>
    </w:p>
    <w:p w14:paraId="3E478A69" w14:textId="372F1E08" w:rsidR="00091647" w:rsidRDefault="00091647" w:rsidP="001B1012">
      <w:r>
        <w:t xml:space="preserve">Cohort: </w:t>
      </w:r>
      <w:r w:rsidR="00B76F93" w:rsidRPr="00092D40">
        <w:rPr>
          <w:rFonts w:asciiTheme="majorHAnsi" w:hAnsiTheme="majorHAnsi" w:cstheme="majorHAnsi"/>
        </w:rPr>
        <w:t>BBIM7123C</w:t>
      </w:r>
      <w:r>
        <w:rPr>
          <w:spacing w:val="80"/>
        </w:rPr>
        <w:t xml:space="preserve"> </w:t>
      </w:r>
      <w:r>
        <w:t xml:space="preserve">Capstone Project commencement date: </w:t>
      </w:r>
      <w:r w:rsidR="007445BE">
        <w:rPr>
          <w:u w:val="thick"/>
        </w:rPr>
        <w:t>1/</w:t>
      </w:r>
      <w:r w:rsidR="00E3798A">
        <w:rPr>
          <w:u w:val="thick"/>
        </w:rPr>
        <w:t>6/2025</w:t>
      </w:r>
    </w:p>
    <w:p w14:paraId="5995A82C" w14:textId="3BA5DFEE" w:rsidR="00091647" w:rsidRDefault="00091647" w:rsidP="001B1012">
      <w:r>
        <w:t xml:space="preserve">Course: </w:t>
      </w:r>
      <w:r w:rsidR="0098551B">
        <w:rPr>
          <w:u w:val="thick"/>
        </w:rPr>
        <w:t>BBIM</w:t>
      </w:r>
      <w:r w:rsidR="00B2019C">
        <w:rPr>
          <w:u w:val="thick"/>
        </w:rPr>
        <w:t>713</w:t>
      </w:r>
      <w:r>
        <w:rPr>
          <w:spacing w:val="40"/>
        </w:rPr>
        <w:t xml:space="preserve"> </w:t>
      </w:r>
      <w:r>
        <w:t xml:space="preserve">Business organisation: </w:t>
      </w:r>
      <w:r w:rsidR="008F507D" w:rsidRPr="008F507D">
        <w:t>Auckland Council</w:t>
      </w:r>
    </w:p>
    <w:p w14:paraId="5D618B81" w14:textId="5657A060" w:rsidR="00091647" w:rsidRDefault="00091647" w:rsidP="001B1012">
      <w:r>
        <w:t>NZSE</w:t>
      </w:r>
      <w:r>
        <w:rPr>
          <w:spacing w:val="-1"/>
        </w:rPr>
        <w:t xml:space="preserve"> </w:t>
      </w:r>
      <w:r>
        <w:t>Capstone</w:t>
      </w:r>
      <w:r>
        <w:rPr>
          <w:spacing w:val="-3"/>
        </w:rPr>
        <w:t xml:space="preserve"> </w:t>
      </w:r>
      <w:r>
        <w:t>Project</w:t>
      </w:r>
      <w:r>
        <w:rPr>
          <w:spacing w:val="-1"/>
        </w:rPr>
        <w:t xml:space="preserve"> </w:t>
      </w:r>
      <w:r>
        <w:t>Leader:</w:t>
      </w:r>
      <w:r>
        <w:rPr>
          <w:spacing w:val="-3"/>
        </w:rPr>
        <w:t xml:space="preserve"> </w:t>
      </w:r>
      <w:r w:rsidR="00100DD5">
        <w:rPr>
          <w:u w:val="thick"/>
        </w:rPr>
        <w:t>Sara</w:t>
      </w:r>
      <w:r w:rsidR="00655E7C">
        <w:rPr>
          <w:u w:val="thick"/>
        </w:rPr>
        <w:t xml:space="preserve"> Zan</w:t>
      </w:r>
      <w:r w:rsidR="00371217">
        <w:rPr>
          <w:u w:val="thick"/>
        </w:rPr>
        <w:t>di</w:t>
      </w:r>
    </w:p>
    <w:p w14:paraId="0231C6CF" w14:textId="77777777" w:rsidR="00091647" w:rsidRDefault="00091647" w:rsidP="001B1012">
      <w:r>
        <w:t>Please</w:t>
      </w:r>
      <w:r>
        <w:rPr>
          <w:spacing w:val="-6"/>
        </w:rPr>
        <w:t xml:space="preserve"> </w:t>
      </w:r>
      <w:r>
        <w:t>rate</w:t>
      </w:r>
      <w:r>
        <w:rPr>
          <w:spacing w:val="-6"/>
        </w:rPr>
        <w:t xml:space="preserve"> </w:t>
      </w:r>
      <w:r>
        <w:t>the</w:t>
      </w:r>
      <w:r>
        <w:rPr>
          <w:spacing w:val="-3"/>
        </w:rPr>
        <w:t xml:space="preserve"> </w:t>
      </w:r>
      <w:r>
        <w:t>placement</w:t>
      </w:r>
      <w:r>
        <w:rPr>
          <w:spacing w:val="-7"/>
        </w:rPr>
        <w:t xml:space="preserve"> </w:t>
      </w:r>
      <w:r>
        <w:t>using</w:t>
      </w:r>
      <w:r>
        <w:rPr>
          <w:spacing w:val="-4"/>
        </w:rPr>
        <w:t xml:space="preserve"> </w:t>
      </w:r>
      <w:r>
        <w:t>the</w:t>
      </w:r>
      <w:r>
        <w:rPr>
          <w:spacing w:val="-4"/>
        </w:rPr>
        <w:t xml:space="preserve"> </w:t>
      </w:r>
      <w:r>
        <w:t>following</w:t>
      </w:r>
      <w:r>
        <w:rPr>
          <w:spacing w:val="-4"/>
        </w:rPr>
        <w:t xml:space="preserve"> </w:t>
      </w:r>
      <w:r>
        <w:rPr>
          <w:spacing w:val="-2"/>
        </w:rPr>
        <w:t>criteria:</w:t>
      </w:r>
    </w:p>
    <w:p w14:paraId="4AA498BD" w14:textId="77777777" w:rsidR="00091647" w:rsidRDefault="00091647" w:rsidP="00091647">
      <w:pPr>
        <w:pStyle w:val="BodyText"/>
        <w:rPr>
          <w:b/>
          <w:sz w:val="15"/>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2"/>
        <w:gridCol w:w="992"/>
        <w:gridCol w:w="852"/>
        <w:gridCol w:w="991"/>
        <w:gridCol w:w="994"/>
        <w:gridCol w:w="1082"/>
      </w:tblGrid>
      <w:tr w:rsidR="00091647" w14:paraId="28CB67FE" w14:textId="77777777" w:rsidTr="1E184235">
        <w:trPr>
          <w:trHeight w:val="487"/>
        </w:trPr>
        <w:tc>
          <w:tcPr>
            <w:tcW w:w="4112" w:type="dxa"/>
            <w:shd w:val="clear" w:color="auto" w:fill="DEEAF6"/>
          </w:tcPr>
          <w:p w14:paraId="27846494" w14:textId="77777777" w:rsidR="00091647" w:rsidRDefault="00091647" w:rsidP="1E184235">
            <w:pPr>
              <w:pStyle w:val="TableParagraph"/>
              <w:spacing w:before="122"/>
              <w:ind w:left="107"/>
              <w:rPr>
                <w:b/>
                <w:bCs/>
                <w:sz w:val="20"/>
                <w:szCs w:val="20"/>
              </w:rPr>
            </w:pPr>
            <w:proofErr w:type="spellStart"/>
            <w:r w:rsidRPr="1E184235">
              <w:rPr>
                <w:b/>
                <w:bCs/>
                <w:spacing w:val="-2"/>
                <w:sz w:val="20"/>
                <w:szCs w:val="20"/>
              </w:rPr>
              <w:t>Organisation</w:t>
            </w:r>
            <w:proofErr w:type="spellEnd"/>
          </w:p>
        </w:tc>
        <w:tc>
          <w:tcPr>
            <w:tcW w:w="992" w:type="dxa"/>
            <w:shd w:val="clear" w:color="auto" w:fill="DEEAF6"/>
          </w:tcPr>
          <w:p w14:paraId="1D134B0C" w14:textId="77777777" w:rsidR="00091647" w:rsidRDefault="00091647" w:rsidP="1E184235">
            <w:pPr>
              <w:pStyle w:val="TableParagraph"/>
              <w:spacing w:line="244" w:lineRule="exact"/>
              <w:ind w:left="150"/>
              <w:rPr>
                <w:b/>
                <w:bCs/>
                <w:sz w:val="20"/>
                <w:szCs w:val="20"/>
              </w:rPr>
            </w:pPr>
            <w:r w:rsidRPr="1E184235">
              <w:rPr>
                <w:b/>
                <w:bCs/>
                <w:spacing w:val="-2"/>
                <w:sz w:val="20"/>
                <w:szCs w:val="20"/>
              </w:rPr>
              <w:t>Strongly</w:t>
            </w:r>
          </w:p>
          <w:p w14:paraId="0832D791" w14:textId="77777777" w:rsidR="00091647" w:rsidRDefault="00091647" w:rsidP="1E184235">
            <w:pPr>
              <w:pStyle w:val="TableParagraph"/>
              <w:spacing w:line="223" w:lineRule="exact"/>
              <w:ind w:left="249"/>
              <w:rPr>
                <w:b/>
                <w:bCs/>
                <w:sz w:val="20"/>
                <w:szCs w:val="20"/>
              </w:rPr>
            </w:pPr>
            <w:r w:rsidRPr="1E184235">
              <w:rPr>
                <w:b/>
                <w:bCs/>
                <w:spacing w:val="-2"/>
                <w:sz w:val="20"/>
                <w:szCs w:val="20"/>
              </w:rPr>
              <w:t>Agree</w:t>
            </w:r>
          </w:p>
        </w:tc>
        <w:tc>
          <w:tcPr>
            <w:tcW w:w="852" w:type="dxa"/>
            <w:shd w:val="clear" w:color="auto" w:fill="DEEAF6"/>
          </w:tcPr>
          <w:p w14:paraId="21847EBD" w14:textId="77777777" w:rsidR="00091647" w:rsidRDefault="00091647" w:rsidP="1E184235">
            <w:pPr>
              <w:pStyle w:val="TableParagraph"/>
              <w:spacing w:before="122"/>
              <w:ind w:left="179"/>
              <w:rPr>
                <w:b/>
                <w:bCs/>
                <w:sz w:val="20"/>
                <w:szCs w:val="20"/>
              </w:rPr>
            </w:pPr>
            <w:r w:rsidRPr="1E184235">
              <w:rPr>
                <w:b/>
                <w:bCs/>
                <w:spacing w:val="-2"/>
                <w:sz w:val="20"/>
                <w:szCs w:val="20"/>
              </w:rPr>
              <w:t>Agree</w:t>
            </w:r>
          </w:p>
        </w:tc>
        <w:tc>
          <w:tcPr>
            <w:tcW w:w="991" w:type="dxa"/>
            <w:shd w:val="clear" w:color="auto" w:fill="DEEAF6"/>
          </w:tcPr>
          <w:p w14:paraId="72FEE0D0" w14:textId="77777777" w:rsidR="00091647" w:rsidRDefault="00091647" w:rsidP="1E184235">
            <w:pPr>
              <w:pStyle w:val="TableParagraph"/>
              <w:spacing w:before="122"/>
              <w:ind w:left="50" w:right="45"/>
              <w:jc w:val="center"/>
              <w:rPr>
                <w:b/>
                <w:bCs/>
                <w:sz w:val="20"/>
                <w:szCs w:val="20"/>
              </w:rPr>
            </w:pPr>
            <w:r w:rsidRPr="1E184235">
              <w:rPr>
                <w:b/>
                <w:bCs/>
                <w:spacing w:val="-2"/>
                <w:sz w:val="20"/>
                <w:szCs w:val="20"/>
              </w:rPr>
              <w:t>Disagree</w:t>
            </w:r>
          </w:p>
        </w:tc>
        <w:tc>
          <w:tcPr>
            <w:tcW w:w="994" w:type="dxa"/>
            <w:shd w:val="clear" w:color="auto" w:fill="DEEAF6"/>
          </w:tcPr>
          <w:p w14:paraId="370388B2" w14:textId="77777777" w:rsidR="00091647" w:rsidRDefault="00091647" w:rsidP="1E184235">
            <w:pPr>
              <w:pStyle w:val="TableParagraph"/>
              <w:spacing w:line="244" w:lineRule="exact"/>
              <w:ind w:left="150"/>
              <w:rPr>
                <w:b/>
                <w:bCs/>
                <w:sz w:val="20"/>
                <w:szCs w:val="20"/>
              </w:rPr>
            </w:pPr>
            <w:r w:rsidRPr="1E184235">
              <w:rPr>
                <w:b/>
                <w:bCs/>
                <w:spacing w:val="-2"/>
                <w:sz w:val="20"/>
                <w:szCs w:val="20"/>
              </w:rPr>
              <w:t>Strongly</w:t>
            </w:r>
          </w:p>
          <w:p w14:paraId="1D9FD554" w14:textId="77777777" w:rsidR="00091647" w:rsidRDefault="00091647" w:rsidP="1E184235">
            <w:pPr>
              <w:pStyle w:val="TableParagraph"/>
              <w:spacing w:line="223" w:lineRule="exact"/>
              <w:ind w:left="133"/>
              <w:rPr>
                <w:b/>
                <w:bCs/>
                <w:sz w:val="20"/>
                <w:szCs w:val="20"/>
              </w:rPr>
            </w:pPr>
            <w:r w:rsidRPr="1E184235">
              <w:rPr>
                <w:b/>
                <w:bCs/>
                <w:spacing w:val="-2"/>
                <w:sz w:val="20"/>
                <w:szCs w:val="20"/>
              </w:rPr>
              <w:t>Disagree</w:t>
            </w:r>
          </w:p>
        </w:tc>
        <w:tc>
          <w:tcPr>
            <w:tcW w:w="1082" w:type="dxa"/>
            <w:shd w:val="clear" w:color="auto" w:fill="DEEAF6"/>
          </w:tcPr>
          <w:p w14:paraId="17C7C7FE" w14:textId="77777777" w:rsidR="00091647" w:rsidRDefault="00091647" w:rsidP="1E184235">
            <w:pPr>
              <w:pStyle w:val="TableParagraph"/>
              <w:spacing w:line="244" w:lineRule="exact"/>
              <w:ind w:left="5" w:right="2"/>
              <w:jc w:val="center"/>
              <w:rPr>
                <w:b/>
                <w:bCs/>
                <w:sz w:val="20"/>
                <w:szCs w:val="20"/>
              </w:rPr>
            </w:pPr>
            <w:proofErr w:type="gramStart"/>
            <w:r w:rsidRPr="1E184235">
              <w:rPr>
                <w:b/>
                <w:bCs/>
                <w:spacing w:val="-2"/>
                <w:sz w:val="20"/>
                <w:szCs w:val="20"/>
              </w:rPr>
              <w:t>Uncertain</w:t>
            </w:r>
            <w:proofErr w:type="gramEnd"/>
          </w:p>
          <w:p w14:paraId="665011E5" w14:textId="77777777" w:rsidR="00091647" w:rsidRDefault="00091647" w:rsidP="1E184235">
            <w:pPr>
              <w:pStyle w:val="TableParagraph"/>
              <w:spacing w:line="223" w:lineRule="exact"/>
              <w:ind w:left="5"/>
              <w:jc w:val="center"/>
              <w:rPr>
                <w:b/>
                <w:bCs/>
                <w:sz w:val="20"/>
                <w:szCs w:val="20"/>
              </w:rPr>
            </w:pPr>
            <w:r w:rsidRPr="1E184235">
              <w:rPr>
                <w:b/>
                <w:bCs/>
                <w:spacing w:val="-5"/>
                <w:sz w:val="20"/>
                <w:szCs w:val="20"/>
              </w:rPr>
              <w:t>N/A</w:t>
            </w:r>
          </w:p>
        </w:tc>
      </w:tr>
      <w:tr w:rsidR="00091647" w14:paraId="32D3BEAF" w14:textId="77777777" w:rsidTr="1E184235">
        <w:trPr>
          <w:trHeight w:val="398"/>
        </w:trPr>
        <w:tc>
          <w:tcPr>
            <w:tcW w:w="4112" w:type="dxa"/>
          </w:tcPr>
          <w:p w14:paraId="1E614109" w14:textId="77777777" w:rsidR="00091647" w:rsidRDefault="00091647" w:rsidP="1E184235">
            <w:pPr>
              <w:pStyle w:val="TableParagraph"/>
              <w:spacing w:before="78"/>
              <w:ind w:left="107"/>
              <w:rPr>
                <w:sz w:val="20"/>
                <w:szCs w:val="20"/>
              </w:rPr>
            </w:pPr>
            <w:r w:rsidRPr="1E184235">
              <w:rPr>
                <w:sz w:val="20"/>
                <w:szCs w:val="20"/>
              </w:rPr>
              <w:t>Was</w:t>
            </w:r>
            <w:r w:rsidRPr="1E184235">
              <w:rPr>
                <w:spacing w:val="-7"/>
                <w:sz w:val="20"/>
                <w:szCs w:val="20"/>
              </w:rPr>
              <w:t xml:space="preserve"> </w:t>
            </w:r>
            <w:r w:rsidRPr="1E184235">
              <w:rPr>
                <w:sz w:val="20"/>
                <w:szCs w:val="20"/>
              </w:rPr>
              <w:t>expecting</w:t>
            </w:r>
            <w:r w:rsidRPr="1E184235">
              <w:rPr>
                <w:spacing w:val="-9"/>
                <w:sz w:val="20"/>
                <w:szCs w:val="20"/>
              </w:rPr>
              <w:t xml:space="preserve"> </w:t>
            </w:r>
            <w:r w:rsidRPr="1E184235">
              <w:rPr>
                <w:spacing w:val="-5"/>
                <w:sz w:val="20"/>
                <w:szCs w:val="20"/>
              </w:rPr>
              <w:t>me.</w:t>
            </w:r>
          </w:p>
        </w:tc>
        <w:tc>
          <w:tcPr>
            <w:tcW w:w="992" w:type="dxa"/>
          </w:tcPr>
          <w:p w14:paraId="1408ADDF" w14:textId="77777777" w:rsidR="00091647" w:rsidRDefault="00091647">
            <w:pPr>
              <w:pStyle w:val="TableParagraph"/>
              <w:rPr>
                <w:rFonts w:ascii="Times New Roman"/>
                <w:sz w:val="20"/>
              </w:rPr>
            </w:pPr>
          </w:p>
        </w:tc>
        <w:tc>
          <w:tcPr>
            <w:tcW w:w="852" w:type="dxa"/>
          </w:tcPr>
          <w:p w14:paraId="2C02EEF2" w14:textId="5D9F0A98"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295" behindDoc="0" locked="0" layoutInCell="1" allowOverlap="1" wp14:anchorId="39666108" wp14:editId="4E7C9A8B">
                      <wp:simplePos x="0" y="0"/>
                      <wp:positionH relativeFrom="column">
                        <wp:posOffset>216514</wp:posOffset>
                      </wp:positionH>
                      <wp:positionV relativeFrom="paragraph">
                        <wp:posOffset>-71898</wp:posOffset>
                      </wp:positionV>
                      <wp:extent cx="259560" cy="298800"/>
                      <wp:effectExtent l="38100" t="38100" r="45720" b="44450"/>
                      <wp:wrapNone/>
                      <wp:docPr id="1398931744" name="Ink 99"/>
                      <wp:cNvGraphicFramePr/>
                      <a:graphic xmlns:a="http://schemas.openxmlformats.org/drawingml/2006/main">
                        <a:graphicData uri="http://schemas.microsoft.com/office/word/2010/wordprocessingInk">
                          <w14:contentPart bwMode="auto" r:id="rId79">
                            <w14:nvContentPartPr>
                              <w14:cNvContentPartPr/>
                            </w14:nvContentPartPr>
                            <w14:xfrm>
                              <a:off x="0" y="0"/>
                              <a:ext cx="259560" cy="298800"/>
                            </w14:xfrm>
                          </w14:contentPart>
                        </a:graphicData>
                      </a:graphic>
                    </wp:anchor>
                  </w:drawing>
                </mc:Choice>
                <mc:Fallback>
                  <w:pict>
                    <v:shape w14:anchorId="77053104" id="Ink 99" o:spid="_x0000_s1026" type="#_x0000_t75" style="position:absolute;margin-left:16.55pt;margin-top:-6.15pt;width:21.45pt;height:24.55pt;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">
                      <v:imagedata r:id="rId80" o:title=""/>
                    </v:shape>
                  </w:pict>
                </mc:Fallback>
              </mc:AlternateContent>
            </w:r>
          </w:p>
        </w:tc>
        <w:tc>
          <w:tcPr>
            <w:tcW w:w="991" w:type="dxa"/>
          </w:tcPr>
          <w:p w14:paraId="079596D4" w14:textId="77777777" w:rsidR="00091647" w:rsidRDefault="00091647">
            <w:pPr>
              <w:pStyle w:val="TableParagraph"/>
              <w:rPr>
                <w:rFonts w:ascii="Times New Roman"/>
                <w:sz w:val="20"/>
              </w:rPr>
            </w:pPr>
          </w:p>
        </w:tc>
        <w:tc>
          <w:tcPr>
            <w:tcW w:w="994" w:type="dxa"/>
          </w:tcPr>
          <w:p w14:paraId="10C7FF7C" w14:textId="77777777" w:rsidR="00091647" w:rsidRDefault="00091647">
            <w:pPr>
              <w:pStyle w:val="TableParagraph"/>
              <w:rPr>
                <w:rFonts w:ascii="Times New Roman"/>
                <w:sz w:val="20"/>
              </w:rPr>
            </w:pPr>
          </w:p>
        </w:tc>
        <w:tc>
          <w:tcPr>
            <w:tcW w:w="1082" w:type="dxa"/>
          </w:tcPr>
          <w:p w14:paraId="63A101ED" w14:textId="77777777" w:rsidR="00091647" w:rsidRDefault="00091647">
            <w:pPr>
              <w:pStyle w:val="TableParagraph"/>
              <w:rPr>
                <w:rFonts w:ascii="Times New Roman"/>
                <w:sz w:val="20"/>
              </w:rPr>
            </w:pPr>
          </w:p>
        </w:tc>
      </w:tr>
      <w:tr w:rsidR="00091647" w14:paraId="664A802D" w14:textId="77777777" w:rsidTr="1E184235">
        <w:trPr>
          <w:trHeight w:val="568"/>
        </w:trPr>
        <w:tc>
          <w:tcPr>
            <w:tcW w:w="4112" w:type="dxa"/>
          </w:tcPr>
          <w:p w14:paraId="00471466" w14:textId="77777777" w:rsidR="00091647" w:rsidRDefault="00091647" w:rsidP="1E184235">
            <w:pPr>
              <w:pStyle w:val="TableParagraph"/>
              <w:spacing w:before="39"/>
              <w:ind w:left="107"/>
              <w:rPr>
                <w:sz w:val="20"/>
                <w:szCs w:val="20"/>
              </w:rPr>
            </w:pPr>
            <w:r w:rsidRPr="1E184235">
              <w:rPr>
                <w:sz w:val="20"/>
                <w:szCs w:val="20"/>
              </w:rPr>
              <w:t>Orientation</w:t>
            </w:r>
            <w:r w:rsidRPr="1E184235">
              <w:rPr>
                <w:spacing w:val="-8"/>
                <w:sz w:val="20"/>
                <w:szCs w:val="20"/>
              </w:rPr>
              <w:t xml:space="preserve"> </w:t>
            </w:r>
            <w:r w:rsidRPr="1E184235">
              <w:rPr>
                <w:sz w:val="20"/>
                <w:szCs w:val="20"/>
              </w:rPr>
              <w:t>was</w:t>
            </w:r>
            <w:r w:rsidRPr="1E184235">
              <w:rPr>
                <w:spacing w:val="-8"/>
                <w:sz w:val="20"/>
                <w:szCs w:val="20"/>
              </w:rPr>
              <w:t xml:space="preserve"> </w:t>
            </w:r>
            <w:r w:rsidRPr="1E184235">
              <w:rPr>
                <w:sz w:val="20"/>
                <w:szCs w:val="20"/>
              </w:rPr>
              <w:t>well</w:t>
            </w:r>
            <w:r w:rsidRPr="1E184235">
              <w:rPr>
                <w:spacing w:val="-9"/>
                <w:sz w:val="20"/>
                <w:szCs w:val="20"/>
              </w:rPr>
              <w:t xml:space="preserve"> </w:t>
            </w:r>
            <w:proofErr w:type="spellStart"/>
            <w:r w:rsidRPr="1E184235">
              <w:rPr>
                <w:sz w:val="20"/>
                <w:szCs w:val="20"/>
              </w:rPr>
              <w:t>organised</w:t>
            </w:r>
            <w:proofErr w:type="spellEnd"/>
            <w:r w:rsidRPr="1E184235">
              <w:rPr>
                <w:spacing w:val="-5"/>
                <w:sz w:val="20"/>
                <w:szCs w:val="20"/>
              </w:rPr>
              <w:t xml:space="preserve"> </w:t>
            </w:r>
            <w:r w:rsidRPr="1E184235">
              <w:rPr>
                <w:sz w:val="20"/>
                <w:szCs w:val="20"/>
              </w:rPr>
              <w:t>and</w:t>
            </w:r>
            <w:r w:rsidRPr="1E184235">
              <w:rPr>
                <w:spacing w:val="-8"/>
                <w:sz w:val="20"/>
                <w:szCs w:val="20"/>
              </w:rPr>
              <w:t xml:space="preserve"> </w:t>
            </w:r>
            <w:r w:rsidRPr="1E184235">
              <w:rPr>
                <w:sz w:val="20"/>
                <w:szCs w:val="20"/>
              </w:rPr>
              <w:t>included Health and Safety briefing.</w:t>
            </w:r>
          </w:p>
        </w:tc>
        <w:tc>
          <w:tcPr>
            <w:tcW w:w="992" w:type="dxa"/>
          </w:tcPr>
          <w:p w14:paraId="41E631D8" w14:textId="77777777" w:rsidR="00091647" w:rsidRDefault="00091647">
            <w:pPr>
              <w:pStyle w:val="TableParagraph"/>
              <w:rPr>
                <w:rFonts w:ascii="Times New Roman"/>
                <w:sz w:val="20"/>
              </w:rPr>
            </w:pPr>
          </w:p>
        </w:tc>
        <w:tc>
          <w:tcPr>
            <w:tcW w:w="852" w:type="dxa"/>
          </w:tcPr>
          <w:p w14:paraId="37130C6E" w14:textId="7885E25C"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296" behindDoc="0" locked="0" layoutInCell="1" allowOverlap="1" wp14:anchorId="4349E9C5" wp14:editId="310DD0DC">
                      <wp:simplePos x="0" y="0"/>
                      <wp:positionH relativeFrom="column">
                        <wp:posOffset>230194</wp:posOffset>
                      </wp:positionH>
                      <wp:positionV relativeFrom="paragraph">
                        <wp:posOffset>98862</wp:posOffset>
                      </wp:positionV>
                      <wp:extent cx="210960" cy="160200"/>
                      <wp:effectExtent l="38100" t="38100" r="36830" b="49530"/>
                      <wp:wrapNone/>
                      <wp:docPr id="1956397893" name="Ink 100"/>
                      <wp:cNvGraphicFramePr/>
                      <a:graphic xmlns:a="http://schemas.openxmlformats.org/drawingml/2006/main">
                        <a:graphicData uri="http://schemas.microsoft.com/office/word/2010/wordprocessingInk">
                          <w14:contentPart bwMode="auto" r:id="rId81">
                            <w14:nvContentPartPr>
                              <w14:cNvContentPartPr/>
                            </w14:nvContentPartPr>
                            <w14:xfrm>
                              <a:off x="0" y="0"/>
                              <a:ext cx="210960" cy="160200"/>
                            </w14:xfrm>
                          </w14:contentPart>
                        </a:graphicData>
                      </a:graphic>
                    </wp:anchor>
                  </w:drawing>
                </mc:Choice>
                <mc:Fallback>
                  <w:pict>
                    <v:shape w14:anchorId="52E73B07" id="Ink 100" o:spid="_x0000_s1026" type="#_x0000_t75" style="position:absolute;margin-left:17.65pt;margin-top:7.3pt;width:17.55pt;height:13.6pt;z-index:251658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&#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">
                      <v:imagedata r:id="rId82" o:title=""/>
                    </v:shape>
                  </w:pict>
                </mc:Fallback>
              </mc:AlternateContent>
            </w:r>
          </w:p>
        </w:tc>
        <w:tc>
          <w:tcPr>
            <w:tcW w:w="991" w:type="dxa"/>
          </w:tcPr>
          <w:p w14:paraId="70D09B78" w14:textId="77777777" w:rsidR="00091647" w:rsidRDefault="00091647">
            <w:pPr>
              <w:pStyle w:val="TableParagraph"/>
              <w:rPr>
                <w:rFonts w:ascii="Times New Roman"/>
                <w:sz w:val="20"/>
              </w:rPr>
            </w:pPr>
          </w:p>
        </w:tc>
        <w:tc>
          <w:tcPr>
            <w:tcW w:w="994" w:type="dxa"/>
          </w:tcPr>
          <w:p w14:paraId="0DE93DB0" w14:textId="77777777" w:rsidR="00091647" w:rsidRDefault="00091647">
            <w:pPr>
              <w:pStyle w:val="TableParagraph"/>
              <w:rPr>
                <w:rFonts w:ascii="Times New Roman"/>
                <w:sz w:val="20"/>
              </w:rPr>
            </w:pPr>
          </w:p>
        </w:tc>
        <w:tc>
          <w:tcPr>
            <w:tcW w:w="1082" w:type="dxa"/>
          </w:tcPr>
          <w:p w14:paraId="47F03C6A" w14:textId="77777777" w:rsidR="00091647" w:rsidRDefault="00091647">
            <w:pPr>
              <w:pStyle w:val="TableParagraph"/>
              <w:rPr>
                <w:rFonts w:ascii="Times New Roman"/>
                <w:sz w:val="20"/>
              </w:rPr>
            </w:pPr>
          </w:p>
        </w:tc>
      </w:tr>
      <w:tr w:rsidR="00091647" w14:paraId="35F43317" w14:textId="77777777" w:rsidTr="1E184235">
        <w:trPr>
          <w:trHeight w:val="395"/>
        </w:trPr>
        <w:tc>
          <w:tcPr>
            <w:tcW w:w="4112" w:type="dxa"/>
          </w:tcPr>
          <w:p w14:paraId="53243E19" w14:textId="77777777" w:rsidR="00091647" w:rsidRDefault="00091647" w:rsidP="1E184235">
            <w:pPr>
              <w:pStyle w:val="TableParagraph"/>
              <w:spacing w:before="75"/>
              <w:ind w:left="107"/>
              <w:rPr>
                <w:sz w:val="20"/>
                <w:szCs w:val="20"/>
              </w:rPr>
            </w:pPr>
            <w:r w:rsidRPr="1E184235">
              <w:rPr>
                <w:sz w:val="20"/>
                <w:szCs w:val="20"/>
              </w:rPr>
              <w:t>Provided</w:t>
            </w:r>
            <w:r w:rsidRPr="1E184235">
              <w:rPr>
                <w:spacing w:val="-10"/>
                <w:sz w:val="20"/>
                <w:szCs w:val="20"/>
              </w:rPr>
              <w:t xml:space="preserve"> </w:t>
            </w:r>
            <w:r w:rsidRPr="1E184235">
              <w:rPr>
                <w:sz w:val="20"/>
                <w:szCs w:val="20"/>
              </w:rPr>
              <w:t>guidelines</w:t>
            </w:r>
            <w:r w:rsidRPr="1E184235">
              <w:rPr>
                <w:spacing w:val="-9"/>
                <w:sz w:val="20"/>
                <w:szCs w:val="20"/>
              </w:rPr>
              <w:t xml:space="preserve"> </w:t>
            </w:r>
            <w:r w:rsidRPr="1E184235">
              <w:rPr>
                <w:sz w:val="20"/>
                <w:szCs w:val="20"/>
              </w:rPr>
              <w:t>around</w:t>
            </w:r>
            <w:r w:rsidRPr="1E184235">
              <w:rPr>
                <w:spacing w:val="-10"/>
                <w:sz w:val="20"/>
                <w:szCs w:val="20"/>
              </w:rPr>
              <w:t xml:space="preserve"> </w:t>
            </w:r>
            <w:r w:rsidRPr="1E184235">
              <w:rPr>
                <w:sz w:val="20"/>
                <w:szCs w:val="20"/>
              </w:rPr>
              <w:t>their</w:t>
            </w:r>
            <w:r w:rsidRPr="1E184235">
              <w:rPr>
                <w:spacing w:val="-10"/>
                <w:sz w:val="20"/>
                <w:szCs w:val="20"/>
              </w:rPr>
              <w:t xml:space="preserve"> </w:t>
            </w:r>
            <w:r w:rsidRPr="1E184235">
              <w:rPr>
                <w:spacing w:val="-2"/>
                <w:sz w:val="20"/>
                <w:szCs w:val="20"/>
              </w:rPr>
              <w:t>expectations.</w:t>
            </w:r>
          </w:p>
        </w:tc>
        <w:tc>
          <w:tcPr>
            <w:tcW w:w="992" w:type="dxa"/>
          </w:tcPr>
          <w:p w14:paraId="306F39AC" w14:textId="2C715C35"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297" behindDoc="0" locked="0" layoutInCell="1" allowOverlap="1" wp14:anchorId="13EB17A0" wp14:editId="55A59A50">
                      <wp:simplePos x="0" y="0"/>
                      <wp:positionH relativeFrom="column">
                        <wp:posOffset>189434</wp:posOffset>
                      </wp:positionH>
                      <wp:positionV relativeFrom="paragraph">
                        <wp:posOffset>39272</wp:posOffset>
                      </wp:positionV>
                      <wp:extent cx="230040" cy="161280"/>
                      <wp:effectExtent l="38100" t="38100" r="36830" b="48895"/>
                      <wp:wrapNone/>
                      <wp:docPr id="1072013733" name="Ink 101"/>
                      <wp:cNvGraphicFramePr/>
                      <a:graphic xmlns:a="http://schemas.openxmlformats.org/drawingml/2006/main">
                        <a:graphicData uri="http://schemas.microsoft.com/office/word/2010/wordprocessingInk">
                          <w14:contentPart bwMode="auto" r:id="rId83">
                            <w14:nvContentPartPr>
                              <w14:cNvContentPartPr/>
                            </w14:nvContentPartPr>
                            <w14:xfrm>
                              <a:off x="0" y="0"/>
                              <a:ext cx="230040" cy="161280"/>
                            </w14:xfrm>
                          </w14:contentPart>
                        </a:graphicData>
                      </a:graphic>
                    </wp:anchor>
                  </w:drawing>
                </mc:Choice>
                <mc:Fallback>
                  <w:pict>
                    <v:shape w14:anchorId="3C44E32C" id="Ink 101" o:spid="_x0000_s1026" type="#_x0000_t75" style="position:absolute;margin-left:14.4pt;margin-top:2.6pt;width:19.1pt;height:13.7pt;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">
                      <v:imagedata r:id="rId84" o:title=""/>
                    </v:shape>
                  </w:pict>
                </mc:Fallback>
              </mc:AlternateContent>
            </w:r>
          </w:p>
        </w:tc>
        <w:tc>
          <w:tcPr>
            <w:tcW w:w="852" w:type="dxa"/>
          </w:tcPr>
          <w:p w14:paraId="3604473D" w14:textId="77777777" w:rsidR="00091647" w:rsidRDefault="00091647">
            <w:pPr>
              <w:pStyle w:val="TableParagraph"/>
              <w:rPr>
                <w:rFonts w:ascii="Times New Roman"/>
                <w:sz w:val="20"/>
              </w:rPr>
            </w:pPr>
          </w:p>
        </w:tc>
        <w:tc>
          <w:tcPr>
            <w:tcW w:w="991" w:type="dxa"/>
          </w:tcPr>
          <w:p w14:paraId="5D2DBB23" w14:textId="77777777" w:rsidR="00091647" w:rsidRDefault="00091647">
            <w:pPr>
              <w:pStyle w:val="TableParagraph"/>
              <w:rPr>
                <w:rFonts w:ascii="Times New Roman"/>
                <w:sz w:val="20"/>
              </w:rPr>
            </w:pPr>
          </w:p>
        </w:tc>
        <w:tc>
          <w:tcPr>
            <w:tcW w:w="994" w:type="dxa"/>
          </w:tcPr>
          <w:p w14:paraId="3E710E99" w14:textId="77777777" w:rsidR="00091647" w:rsidRDefault="00091647">
            <w:pPr>
              <w:pStyle w:val="TableParagraph"/>
              <w:rPr>
                <w:rFonts w:ascii="Times New Roman"/>
                <w:sz w:val="20"/>
              </w:rPr>
            </w:pPr>
          </w:p>
        </w:tc>
        <w:tc>
          <w:tcPr>
            <w:tcW w:w="1082" w:type="dxa"/>
          </w:tcPr>
          <w:p w14:paraId="1249D81B" w14:textId="77777777" w:rsidR="00091647" w:rsidRDefault="00091647">
            <w:pPr>
              <w:pStyle w:val="TableParagraph"/>
              <w:rPr>
                <w:rFonts w:ascii="Times New Roman"/>
                <w:sz w:val="20"/>
              </w:rPr>
            </w:pPr>
          </w:p>
        </w:tc>
      </w:tr>
      <w:tr w:rsidR="00091647" w14:paraId="14BB4113" w14:textId="77777777" w:rsidTr="1E184235">
        <w:trPr>
          <w:trHeight w:val="568"/>
        </w:trPr>
        <w:tc>
          <w:tcPr>
            <w:tcW w:w="4112" w:type="dxa"/>
          </w:tcPr>
          <w:p w14:paraId="7458C46E" w14:textId="77777777" w:rsidR="00091647" w:rsidRDefault="00091647" w:rsidP="1E184235">
            <w:pPr>
              <w:pStyle w:val="TableParagraph"/>
              <w:spacing w:before="39"/>
              <w:ind w:left="107" w:right="115"/>
              <w:rPr>
                <w:sz w:val="20"/>
                <w:szCs w:val="20"/>
              </w:rPr>
            </w:pPr>
            <w:r w:rsidRPr="1E184235">
              <w:rPr>
                <w:sz w:val="20"/>
                <w:szCs w:val="20"/>
              </w:rPr>
              <w:t>Gave</w:t>
            </w:r>
            <w:r w:rsidRPr="1E184235">
              <w:rPr>
                <w:spacing w:val="-6"/>
                <w:sz w:val="20"/>
                <w:szCs w:val="20"/>
              </w:rPr>
              <w:t xml:space="preserve"> </w:t>
            </w:r>
            <w:r w:rsidRPr="1E184235">
              <w:rPr>
                <w:sz w:val="20"/>
                <w:szCs w:val="20"/>
              </w:rPr>
              <w:t>me</w:t>
            </w:r>
            <w:r w:rsidRPr="1E184235">
              <w:rPr>
                <w:spacing w:val="-7"/>
                <w:sz w:val="20"/>
                <w:szCs w:val="20"/>
              </w:rPr>
              <w:t xml:space="preserve"> </w:t>
            </w:r>
            <w:r w:rsidRPr="1E184235">
              <w:rPr>
                <w:sz w:val="20"/>
                <w:szCs w:val="20"/>
              </w:rPr>
              <w:t>the</w:t>
            </w:r>
            <w:r w:rsidRPr="1E184235">
              <w:rPr>
                <w:spacing w:val="-6"/>
                <w:sz w:val="20"/>
                <w:szCs w:val="20"/>
              </w:rPr>
              <w:t xml:space="preserve"> </w:t>
            </w:r>
            <w:r w:rsidRPr="1E184235">
              <w:rPr>
                <w:sz w:val="20"/>
                <w:szCs w:val="20"/>
              </w:rPr>
              <w:t>type</w:t>
            </w:r>
            <w:r w:rsidRPr="1E184235">
              <w:rPr>
                <w:spacing w:val="-6"/>
                <w:sz w:val="20"/>
                <w:szCs w:val="20"/>
              </w:rPr>
              <w:t xml:space="preserve"> </w:t>
            </w:r>
            <w:r w:rsidRPr="1E184235">
              <w:rPr>
                <w:sz w:val="20"/>
                <w:szCs w:val="20"/>
              </w:rPr>
              <w:t>of</w:t>
            </w:r>
            <w:r w:rsidRPr="1E184235">
              <w:rPr>
                <w:spacing w:val="-5"/>
                <w:sz w:val="20"/>
                <w:szCs w:val="20"/>
              </w:rPr>
              <w:t xml:space="preserve"> </w:t>
            </w:r>
            <w:r w:rsidRPr="1E184235">
              <w:rPr>
                <w:sz w:val="20"/>
                <w:szCs w:val="20"/>
              </w:rPr>
              <w:t>work</w:t>
            </w:r>
            <w:r w:rsidRPr="1E184235">
              <w:rPr>
                <w:spacing w:val="-6"/>
                <w:sz w:val="20"/>
                <w:szCs w:val="20"/>
              </w:rPr>
              <w:t xml:space="preserve"> </w:t>
            </w:r>
            <w:r w:rsidRPr="1E184235">
              <w:rPr>
                <w:sz w:val="20"/>
                <w:szCs w:val="20"/>
              </w:rPr>
              <w:t>specified</w:t>
            </w:r>
            <w:r w:rsidRPr="1E184235">
              <w:rPr>
                <w:spacing w:val="-6"/>
                <w:sz w:val="20"/>
                <w:szCs w:val="20"/>
              </w:rPr>
              <w:t xml:space="preserve"> </w:t>
            </w:r>
            <w:r w:rsidRPr="1E184235">
              <w:rPr>
                <w:sz w:val="20"/>
                <w:szCs w:val="20"/>
              </w:rPr>
              <w:t>in</w:t>
            </w:r>
            <w:r w:rsidRPr="1E184235">
              <w:rPr>
                <w:spacing w:val="-6"/>
                <w:sz w:val="20"/>
                <w:szCs w:val="20"/>
              </w:rPr>
              <w:t xml:space="preserve"> </w:t>
            </w:r>
            <w:r w:rsidRPr="1E184235">
              <w:rPr>
                <w:sz w:val="20"/>
                <w:szCs w:val="20"/>
              </w:rPr>
              <w:t>my project proposal (MOU).</w:t>
            </w:r>
          </w:p>
        </w:tc>
        <w:tc>
          <w:tcPr>
            <w:tcW w:w="992" w:type="dxa"/>
          </w:tcPr>
          <w:p w14:paraId="0C74B051" w14:textId="77777777" w:rsidR="00091647" w:rsidRDefault="00091647">
            <w:pPr>
              <w:pStyle w:val="TableParagraph"/>
              <w:rPr>
                <w:rFonts w:ascii="Times New Roman"/>
                <w:sz w:val="20"/>
              </w:rPr>
            </w:pPr>
          </w:p>
        </w:tc>
        <w:tc>
          <w:tcPr>
            <w:tcW w:w="852" w:type="dxa"/>
          </w:tcPr>
          <w:p w14:paraId="739CCCBE" w14:textId="77777777" w:rsidR="00091647" w:rsidRDefault="00091647">
            <w:pPr>
              <w:pStyle w:val="TableParagraph"/>
              <w:rPr>
                <w:rFonts w:ascii="Times New Roman"/>
                <w:sz w:val="20"/>
              </w:rPr>
            </w:pPr>
          </w:p>
        </w:tc>
        <w:tc>
          <w:tcPr>
            <w:tcW w:w="991" w:type="dxa"/>
          </w:tcPr>
          <w:p w14:paraId="61679380" w14:textId="77777777" w:rsidR="00091647" w:rsidRDefault="00091647">
            <w:pPr>
              <w:pStyle w:val="TableParagraph"/>
              <w:rPr>
                <w:rFonts w:ascii="Times New Roman"/>
                <w:sz w:val="20"/>
              </w:rPr>
            </w:pPr>
          </w:p>
        </w:tc>
        <w:tc>
          <w:tcPr>
            <w:tcW w:w="994" w:type="dxa"/>
          </w:tcPr>
          <w:p w14:paraId="5D9286B7" w14:textId="77777777" w:rsidR="00091647" w:rsidRDefault="00091647">
            <w:pPr>
              <w:pStyle w:val="TableParagraph"/>
              <w:rPr>
                <w:rFonts w:ascii="Times New Roman"/>
                <w:sz w:val="20"/>
              </w:rPr>
            </w:pPr>
          </w:p>
        </w:tc>
        <w:tc>
          <w:tcPr>
            <w:tcW w:w="1082" w:type="dxa"/>
          </w:tcPr>
          <w:p w14:paraId="594705ED" w14:textId="77777777" w:rsidR="00091647" w:rsidRDefault="00091647">
            <w:pPr>
              <w:pStyle w:val="TableParagraph"/>
              <w:rPr>
                <w:rFonts w:ascii="Times New Roman"/>
                <w:sz w:val="20"/>
              </w:rPr>
            </w:pPr>
          </w:p>
        </w:tc>
      </w:tr>
      <w:tr w:rsidR="00091647" w14:paraId="343C45BA" w14:textId="77777777" w:rsidTr="1E184235">
        <w:trPr>
          <w:trHeight w:val="568"/>
        </w:trPr>
        <w:tc>
          <w:tcPr>
            <w:tcW w:w="4112" w:type="dxa"/>
          </w:tcPr>
          <w:p w14:paraId="6EBC1F8F" w14:textId="77777777" w:rsidR="00091647" w:rsidRDefault="00091647" w:rsidP="1E184235">
            <w:pPr>
              <w:pStyle w:val="TableParagraph"/>
              <w:spacing w:before="39"/>
              <w:ind w:left="107" w:right="115"/>
              <w:rPr>
                <w:sz w:val="20"/>
                <w:szCs w:val="20"/>
              </w:rPr>
            </w:pPr>
            <w:r w:rsidRPr="1E184235">
              <w:rPr>
                <w:sz w:val="20"/>
                <w:szCs w:val="20"/>
              </w:rPr>
              <w:t>Provided</w:t>
            </w:r>
            <w:r w:rsidRPr="1E184235">
              <w:rPr>
                <w:spacing w:val="-10"/>
                <w:sz w:val="20"/>
                <w:szCs w:val="20"/>
              </w:rPr>
              <w:t xml:space="preserve"> </w:t>
            </w:r>
            <w:r w:rsidRPr="1E184235">
              <w:rPr>
                <w:sz w:val="20"/>
                <w:szCs w:val="20"/>
              </w:rPr>
              <w:t>access</w:t>
            </w:r>
            <w:r w:rsidRPr="1E184235">
              <w:rPr>
                <w:spacing w:val="-10"/>
                <w:sz w:val="20"/>
                <w:szCs w:val="20"/>
              </w:rPr>
              <w:t xml:space="preserve"> </w:t>
            </w:r>
            <w:r w:rsidRPr="1E184235">
              <w:rPr>
                <w:sz w:val="20"/>
                <w:szCs w:val="20"/>
              </w:rPr>
              <w:t>to</w:t>
            </w:r>
            <w:r w:rsidRPr="1E184235">
              <w:rPr>
                <w:spacing w:val="-10"/>
                <w:sz w:val="20"/>
                <w:szCs w:val="20"/>
              </w:rPr>
              <w:t xml:space="preserve"> </w:t>
            </w:r>
            <w:r w:rsidRPr="1E184235">
              <w:rPr>
                <w:sz w:val="20"/>
                <w:szCs w:val="20"/>
              </w:rPr>
              <w:t>resources</w:t>
            </w:r>
            <w:r w:rsidRPr="1E184235">
              <w:rPr>
                <w:spacing w:val="-10"/>
                <w:sz w:val="20"/>
                <w:szCs w:val="20"/>
              </w:rPr>
              <w:t xml:space="preserve"> </w:t>
            </w:r>
            <w:r w:rsidRPr="1E184235">
              <w:rPr>
                <w:sz w:val="20"/>
                <w:szCs w:val="20"/>
              </w:rPr>
              <w:t>(research resources, dataset, etc.)</w:t>
            </w:r>
          </w:p>
        </w:tc>
        <w:tc>
          <w:tcPr>
            <w:tcW w:w="992" w:type="dxa"/>
          </w:tcPr>
          <w:p w14:paraId="4213B0DA" w14:textId="77777777" w:rsidR="00091647" w:rsidRDefault="00091647">
            <w:pPr>
              <w:pStyle w:val="TableParagraph"/>
              <w:rPr>
                <w:rFonts w:ascii="Times New Roman"/>
                <w:sz w:val="20"/>
              </w:rPr>
            </w:pPr>
          </w:p>
        </w:tc>
        <w:tc>
          <w:tcPr>
            <w:tcW w:w="852" w:type="dxa"/>
          </w:tcPr>
          <w:p w14:paraId="08747770" w14:textId="585CE6ED"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298" behindDoc="0" locked="0" layoutInCell="1" allowOverlap="1" wp14:anchorId="0BAFD109" wp14:editId="5A21C937">
                      <wp:simplePos x="0" y="0"/>
                      <wp:positionH relativeFrom="column">
                        <wp:posOffset>222885</wp:posOffset>
                      </wp:positionH>
                      <wp:positionV relativeFrom="paragraph">
                        <wp:posOffset>-264160</wp:posOffset>
                      </wp:positionV>
                      <wp:extent cx="227520" cy="555205"/>
                      <wp:effectExtent l="38100" t="38100" r="1270" b="35560"/>
                      <wp:wrapNone/>
                      <wp:docPr id="1713563105" name="Ink 104"/>
                      <wp:cNvGraphicFramePr/>
                      <a:graphic xmlns:a="http://schemas.openxmlformats.org/drawingml/2006/main">
                        <a:graphicData uri="http://schemas.microsoft.com/office/word/2010/wordprocessingInk">
                          <w14:contentPart bwMode="auto" r:id="rId85">
                            <w14:nvContentPartPr>
                              <w14:cNvContentPartPr/>
                            </w14:nvContentPartPr>
                            <w14:xfrm>
                              <a:off x="0" y="0"/>
                              <a:ext cx="227520" cy="555205"/>
                            </w14:xfrm>
                          </w14:contentPart>
                        </a:graphicData>
                      </a:graphic>
                    </wp:anchor>
                  </w:drawing>
                </mc:Choice>
                <mc:Fallback>
                  <w:pict>
                    <v:shape w14:anchorId="49FC6652" id="Ink 104" o:spid="_x0000_s1026" type="#_x0000_t75" style="position:absolute;margin-left:17.05pt;margin-top:-21.3pt;width:18.9pt;height:44.7pt;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">
                      <v:imagedata r:id="rId86" o:title=""/>
                    </v:shape>
                  </w:pict>
                </mc:Fallback>
              </mc:AlternateContent>
            </w:r>
          </w:p>
        </w:tc>
        <w:tc>
          <w:tcPr>
            <w:tcW w:w="991" w:type="dxa"/>
          </w:tcPr>
          <w:p w14:paraId="7716A7CD" w14:textId="77777777" w:rsidR="00091647" w:rsidRDefault="00091647">
            <w:pPr>
              <w:pStyle w:val="TableParagraph"/>
              <w:rPr>
                <w:rFonts w:ascii="Times New Roman"/>
                <w:sz w:val="20"/>
              </w:rPr>
            </w:pPr>
          </w:p>
        </w:tc>
        <w:tc>
          <w:tcPr>
            <w:tcW w:w="994" w:type="dxa"/>
          </w:tcPr>
          <w:p w14:paraId="3B305271" w14:textId="77777777" w:rsidR="00091647" w:rsidRDefault="00091647">
            <w:pPr>
              <w:pStyle w:val="TableParagraph"/>
              <w:rPr>
                <w:rFonts w:ascii="Times New Roman"/>
                <w:sz w:val="20"/>
              </w:rPr>
            </w:pPr>
          </w:p>
        </w:tc>
        <w:tc>
          <w:tcPr>
            <w:tcW w:w="1082" w:type="dxa"/>
          </w:tcPr>
          <w:p w14:paraId="47D79357" w14:textId="77777777" w:rsidR="00091647" w:rsidRDefault="00091647">
            <w:pPr>
              <w:pStyle w:val="TableParagraph"/>
              <w:rPr>
                <w:rFonts w:ascii="Times New Roman"/>
                <w:sz w:val="20"/>
              </w:rPr>
            </w:pPr>
          </w:p>
        </w:tc>
      </w:tr>
      <w:tr w:rsidR="00091647" w14:paraId="434C38CE" w14:textId="77777777" w:rsidTr="1E184235">
        <w:trPr>
          <w:trHeight w:val="609"/>
        </w:trPr>
        <w:tc>
          <w:tcPr>
            <w:tcW w:w="4112" w:type="dxa"/>
            <w:shd w:val="clear" w:color="auto" w:fill="DEEAF6"/>
          </w:tcPr>
          <w:p w14:paraId="074BB13D" w14:textId="77777777" w:rsidR="00091647" w:rsidRDefault="00091647" w:rsidP="1E184235">
            <w:pPr>
              <w:pStyle w:val="TableParagraph"/>
              <w:spacing w:before="183"/>
              <w:ind w:left="107"/>
              <w:rPr>
                <w:b/>
                <w:bCs/>
                <w:sz w:val="20"/>
                <w:szCs w:val="20"/>
              </w:rPr>
            </w:pPr>
            <w:r w:rsidRPr="1E184235">
              <w:rPr>
                <w:b/>
                <w:bCs/>
                <w:sz w:val="20"/>
                <w:szCs w:val="20"/>
              </w:rPr>
              <w:t>Capstone</w:t>
            </w:r>
            <w:r w:rsidRPr="1E184235">
              <w:rPr>
                <w:b/>
                <w:bCs/>
                <w:spacing w:val="-8"/>
                <w:sz w:val="20"/>
                <w:szCs w:val="20"/>
              </w:rPr>
              <w:t xml:space="preserve"> </w:t>
            </w:r>
            <w:r w:rsidRPr="1E184235">
              <w:rPr>
                <w:b/>
                <w:bCs/>
                <w:sz w:val="20"/>
                <w:szCs w:val="20"/>
              </w:rPr>
              <w:t>Project</w:t>
            </w:r>
            <w:r w:rsidRPr="1E184235">
              <w:rPr>
                <w:b/>
                <w:bCs/>
                <w:spacing w:val="-5"/>
                <w:sz w:val="20"/>
                <w:szCs w:val="20"/>
              </w:rPr>
              <w:t xml:space="preserve"> </w:t>
            </w:r>
            <w:r w:rsidRPr="1E184235">
              <w:rPr>
                <w:b/>
                <w:bCs/>
                <w:spacing w:val="-2"/>
                <w:sz w:val="20"/>
                <w:szCs w:val="20"/>
              </w:rPr>
              <w:t>Supervisors</w:t>
            </w:r>
          </w:p>
        </w:tc>
        <w:tc>
          <w:tcPr>
            <w:tcW w:w="992" w:type="dxa"/>
            <w:shd w:val="clear" w:color="auto" w:fill="DEEAF6"/>
          </w:tcPr>
          <w:p w14:paraId="7DDB1B44" w14:textId="77777777" w:rsidR="00091647" w:rsidRDefault="00091647" w:rsidP="1E184235">
            <w:pPr>
              <w:pStyle w:val="TableParagraph"/>
              <w:spacing w:before="61"/>
              <w:ind w:left="107" w:right="182"/>
              <w:rPr>
                <w:b/>
                <w:bCs/>
                <w:sz w:val="20"/>
                <w:szCs w:val="20"/>
              </w:rPr>
            </w:pPr>
            <w:r w:rsidRPr="1E184235">
              <w:rPr>
                <w:b/>
                <w:bCs/>
                <w:spacing w:val="-2"/>
                <w:sz w:val="20"/>
                <w:szCs w:val="20"/>
              </w:rPr>
              <w:t>Strongly Agree</w:t>
            </w:r>
          </w:p>
        </w:tc>
        <w:tc>
          <w:tcPr>
            <w:tcW w:w="852" w:type="dxa"/>
            <w:shd w:val="clear" w:color="auto" w:fill="DEEAF6"/>
          </w:tcPr>
          <w:p w14:paraId="59B2030D" w14:textId="77777777" w:rsidR="00091647" w:rsidRDefault="00091647" w:rsidP="1E184235">
            <w:pPr>
              <w:pStyle w:val="TableParagraph"/>
              <w:spacing w:before="183"/>
              <w:ind w:left="107"/>
              <w:rPr>
                <w:b/>
                <w:bCs/>
                <w:sz w:val="20"/>
                <w:szCs w:val="20"/>
              </w:rPr>
            </w:pPr>
            <w:r w:rsidRPr="1E184235">
              <w:rPr>
                <w:b/>
                <w:bCs/>
                <w:spacing w:val="-2"/>
                <w:sz w:val="20"/>
                <w:szCs w:val="20"/>
              </w:rPr>
              <w:t>Agree</w:t>
            </w:r>
          </w:p>
        </w:tc>
        <w:tc>
          <w:tcPr>
            <w:tcW w:w="991" w:type="dxa"/>
            <w:shd w:val="clear" w:color="auto" w:fill="DEEAF6"/>
          </w:tcPr>
          <w:p w14:paraId="1D2BF399" w14:textId="77777777" w:rsidR="00091647" w:rsidRDefault="00091647" w:rsidP="1E184235">
            <w:pPr>
              <w:pStyle w:val="TableParagraph"/>
              <w:spacing w:before="183"/>
              <w:ind w:left="5" w:right="50"/>
              <w:jc w:val="center"/>
              <w:rPr>
                <w:b/>
                <w:bCs/>
                <w:sz w:val="20"/>
                <w:szCs w:val="20"/>
              </w:rPr>
            </w:pPr>
            <w:r w:rsidRPr="1E184235">
              <w:rPr>
                <w:b/>
                <w:bCs/>
                <w:spacing w:val="-2"/>
                <w:sz w:val="20"/>
                <w:szCs w:val="20"/>
              </w:rPr>
              <w:t>Disagree</w:t>
            </w:r>
          </w:p>
        </w:tc>
        <w:tc>
          <w:tcPr>
            <w:tcW w:w="994" w:type="dxa"/>
            <w:shd w:val="clear" w:color="auto" w:fill="DEEAF6"/>
          </w:tcPr>
          <w:p w14:paraId="3A2D014F" w14:textId="77777777" w:rsidR="00091647" w:rsidRDefault="00091647" w:rsidP="1E184235">
            <w:pPr>
              <w:pStyle w:val="TableParagraph"/>
              <w:spacing w:before="61"/>
              <w:ind w:left="107" w:right="152"/>
              <w:rPr>
                <w:b/>
                <w:bCs/>
                <w:sz w:val="20"/>
                <w:szCs w:val="20"/>
              </w:rPr>
            </w:pPr>
            <w:r w:rsidRPr="1E184235">
              <w:rPr>
                <w:b/>
                <w:bCs/>
                <w:spacing w:val="-2"/>
                <w:sz w:val="20"/>
                <w:szCs w:val="20"/>
              </w:rPr>
              <w:t>Strongly Disagree</w:t>
            </w:r>
          </w:p>
        </w:tc>
        <w:tc>
          <w:tcPr>
            <w:tcW w:w="1082" w:type="dxa"/>
            <w:shd w:val="clear" w:color="auto" w:fill="DEEAF6"/>
          </w:tcPr>
          <w:p w14:paraId="6B980D89" w14:textId="77777777" w:rsidR="00091647" w:rsidRDefault="00091647" w:rsidP="1E184235">
            <w:pPr>
              <w:pStyle w:val="TableParagraph"/>
              <w:spacing w:before="4" w:line="280" w:lineRule="atLeast"/>
              <w:ind w:left="369" w:right="147" w:hanging="264"/>
              <w:rPr>
                <w:b/>
                <w:bCs/>
                <w:sz w:val="20"/>
                <w:szCs w:val="20"/>
              </w:rPr>
            </w:pPr>
            <w:r w:rsidRPr="1E184235">
              <w:rPr>
                <w:b/>
                <w:bCs/>
                <w:spacing w:val="-2"/>
                <w:sz w:val="20"/>
                <w:szCs w:val="20"/>
              </w:rPr>
              <w:t xml:space="preserve">Uncertain </w:t>
            </w:r>
            <w:r w:rsidRPr="1E184235">
              <w:rPr>
                <w:b/>
                <w:bCs/>
                <w:spacing w:val="-4"/>
                <w:sz w:val="20"/>
                <w:szCs w:val="20"/>
              </w:rPr>
              <w:t>N/A</w:t>
            </w:r>
          </w:p>
        </w:tc>
      </w:tr>
      <w:tr w:rsidR="00091647" w14:paraId="453B3886" w14:textId="77777777" w:rsidTr="1E184235">
        <w:trPr>
          <w:trHeight w:val="395"/>
        </w:trPr>
        <w:tc>
          <w:tcPr>
            <w:tcW w:w="4112" w:type="dxa"/>
          </w:tcPr>
          <w:p w14:paraId="5E2C1060" w14:textId="77777777" w:rsidR="00091647" w:rsidRDefault="00091647" w:rsidP="1E184235">
            <w:pPr>
              <w:pStyle w:val="TableParagraph"/>
              <w:spacing w:before="76"/>
              <w:ind w:left="107"/>
              <w:rPr>
                <w:sz w:val="20"/>
                <w:szCs w:val="20"/>
              </w:rPr>
            </w:pPr>
            <w:r w:rsidRPr="1E184235">
              <w:rPr>
                <w:sz w:val="20"/>
                <w:szCs w:val="20"/>
              </w:rPr>
              <w:t>Is</w:t>
            </w:r>
            <w:r w:rsidRPr="1E184235">
              <w:rPr>
                <w:spacing w:val="-3"/>
                <w:sz w:val="20"/>
                <w:szCs w:val="20"/>
              </w:rPr>
              <w:t xml:space="preserve"> </w:t>
            </w:r>
            <w:r w:rsidRPr="1E184235">
              <w:rPr>
                <w:sz w:val="20"/>
                <w:szCs w:val="20"/>
              </w:rPr>
              <w:t>willing</w:t>
            </w:r>
            <w:r w:rsidRPr="1E184235">
              <w:rPr>
                <w:spacing w:val="-5"/>
                <w:sz w:val="20"/>
                <w:szCs w:val="20"/>
              </w:rPr>
              <w:t xml:space="preserve"> </w:t>
            </w:r>
            <w:r w:rsidRPr="1E184235">
              <w:rPr>
                <w:sz w:val="20"/>
                <w:szCs w:val="20"/>
              </w:rPr>
              <w:t>to</w:t>
            </w:r>
            <w:r w:rsidRPr="1E184235">
              <w:rPr>
                <w:spacing w:val="-3"/>
                <w:sz w:val="20"/>
                <w:szCs w:val="20"/>
              </w:rPr>
              <w:t xml:space="preserve"> </w:t>
            </w:r>
            <w:r w:rsidRPr="1E184235">
              <w:rPr>
                <w:spacing w:val="-2"/>
                <w:sz w:val="20"/>
                <w:szCs w:val="20"/>
              </w:rPr>
              <w:t>guide</w:t>
            </w:r>
          </w:p>
        </w:tc>
        <w:tc>
          <w:tcPr>
            <w:tcW w:w="992" w:type="dxa"/>
          </w:tcPr>
          <w:p w14:paraId="5B7D0F09" w14:textId="77777777" w:rsidR="00091647" w:rsidRDefault="00091647">
            <w:pPr>
              <w:pStyle w:val="TableParagraph"/>
              <w:rPr>
                <w:rFonts w:ascii="Times New Roman"/>
                <w:sz w:val="20"/>
              </w:rPr>
            </w:pPr>
          </w:p>
        </w:tc>
        <w:tc>
          <w:tcPr>
            <w:tcW w:w="852" w:type="dxa"/>
          </w:tcPr>
          <w:p w14:paraId="67B6B624" w14:textId="77777777" w:rsidR="00091647" w:rsidRDefault="00091647">
            <w:pPr>
              <w:pStyle w:val="TableParagraph"/>
              <w:rPr>
                <w:rFonts w:ascii="Times New Roman"/>
                <w:sz w:val="20"/>
              </w:rPr>
            </w:pPr>
          </w:p>
        </w:tc>
        <w:tc>
          <w:tcPr>
            <w:tcW w:w="991" w:type="dxa"/>
          </w:tcPr>
          <w:p w14:paraId="6776762A" w14:textId="77777777" w:rsidR="00091647" w:rsidRDefault="00091647">
            <w:pPr>
              <w:pStyle w:val="TableParagraph"/>
              <w:rPr>
                <w:rFonts w:ascii="Times New Roman"/>
                <w:sz w:val="20"/>
              </w:rPr>
            </w:pPr>
          </w:p>
        </w:tc>
        <w:tc>
          <w:tcPr>
            <w:tcW w:w="994" w:type="dxa"/>
          </w:tcPr>
          <w:p w14:paraId="46A02976" w14:textId="77777777" w:rsidR="00091647" w:rsidRDefault="00091647">
            <w:pPr>
              <w:pStyle w:val="TableParagraph"/>
              <w:rPr>
                <w:rFonts w:ascii="Times New Roman"/>
                <w:sz w:val="20"/>
              </w:rPr>
            </w:pPr>
          </w:p>
        </w:tc>
        <w:tc>
          <w:tcPr>
            <w:tcW w:w="1082" w:type="dxa"/>
          </w:tcPr>
          <w:p w14:paraId="0963658B" w14:textId="77777777" w:rsidR="00091647" w:rsidRDefault="00091647">
            <w:pPr>
              <w:pStyle w:val="TableParagraph"/>
              <w:rPr>
                <w:rFonts w:ascii="Times New Roman"/>
                <w:sz w:val="20"/>
              </w:rPr>
            </w:pPr>
          </w:p>
        </w:tc>
      </w:tr>
      <w:tr w:rsidR="00091647" w14:paraId="6CF51B96" w14:textId="77777777" w:rsidTr="1E184235">
        <w:trPr>
          <w:trHeight w:val="398"/>
        </w:trPr>
        <w:tc>
          <w:tcPr>
            <w:tcW w:w="4112" w:type="dxa"/>
          </w:tcPr>
          <w:p w14:paraId="0BF43AE9" w14:textId="77777777" w:rsidR="00091647" w:rsidRDefault="00091647" w:rsidP="1E184235">
            <w:pPr>
              <w:pStyle w:val="TableParagraph"/>
              <w:spacing w:before="78"/>
              <w:ind w:left="107"/>
              <w:rPr>
                <w:sz w:val="20"/>
                <w:szCs w:val="20"/>
              </w:rPr>
            </w:pPr>
            <w:r w:rsidRPr="1E184235">
              <w:rPr>
                <w:sz w:val="20"/>
                <w:szCs w:val="20"/>
              </w:rPr>
              <w:t>Provides</w:t>
            </w:r>
            <w:r w:rsidRPr="1E184235">
              <w:rPr>
                <w:spacing w:val="-6"/>
                <w:sz w:val="20"/>
                <w:szCs w:val="20"/>
              </w:rPr>
              <w:t xml:space="preserve"> </w:t>
            </w:r>
            <w:r w:rsidRPr="1E184235">
              <w:rPr>
                <w:sz w:val="20"/>
                <w:szCs w:val="20"/>
              </w:rPr>
              <w:t>opportunities</w:t>
            </w:r>
            <w:r w:rsidRPr="1E184235">
              <w:rPr>
                <w:spacing w:val="-6"/>
                <w:sz w:val="20"/>
                <w:szCs w:val="20"/>
              </w:rPr>
              <w:t xml:space="preserve"> </w:t>
            </w:r>
            <w:r w:rsidRPr="1E184235">
              <w:rPr>
                <w:sz w:val="20"/>
                <w:szCs w:val="20"/>
              </w:rPr>
              <w:t>to</w:t>
            </w:r>
            <w:r w:rsidRPr="1E184235">
              <w:rPr>
                <w:spacing w:val="-7"/>
                <w:sz w:val="20"/>
                <w:szCs w:val="20"/>
              </w:rPr>
              <w:t xml:space="preserve"> </w:t>
            </w:r>
            <w:r w:rsidRPr="1E184235">
              <w:rPr>
                <w:sz w:val="20"/>
                <w:szCs w:val="20"/>
              </w:rPr>
              <w:t>ask</w:t>
            </w:r>
            <w:r w:rsidRPr="1E184235">
              <w:rPr>
                <w:spacing w:val="-8"/>
                <w:sz w:val="20"/>
                <w:szCs w:val="20"/>
              </w:rPr>
              <w:t xml:space="preserve"> </w:t>
            </w:r>
            <w:r w:rsidRPr="1E184235">
              <w:rPr>
                <w:spacing w:val="-2"/>
                <w:sz w:val="20"/>
                <w:szCs w:val="20"/>
              </w:rPr>
              <w:t>questions.</w:t>
            </w:r>
          </w:p>
        </w:tc>
        <w:tc>
          <w:tcPr>
            <w:tcW w:w="992" w:type="dxa"/>
          </w:tcPr>
          <w:p w14:paraId="3384A209" w14:textId="77777777" w:rsidR="00091647" w:rsidRDefault="00091647">
            <w:pPr>
              <w:pStyle w:val="TableParagraph"/>
              <w:rPr>
                <w:rFonts w:ascii="Times New Roman"/>
                <w:sz w:val="20"/>
              </w:rPr>
            </w:pPr>
          </w:p>
        </w:tc>
        <w:tc>
          <w:tcPr>
            <w:tcW w:w="852" w:type="dxa"/>
          </w:tcPr>
          <w:p w14:paraId="0248FF40" w14:textId="77777777" w:rsidR="00091647" w:rsidRDefault="00091647">
            <w:pPr>
              <w:pStyle w:val="TableParagraph"/>
              <w:rPr>
                <w:rFonts w:ascii="Times New Roman"/>
                <w:sz w:val="20"/>
              </w:rPr>
            </w:pPr>
          </w:p>
        </w:tc>
        <w:tc>
          <w:tcPr>
            <w:tcW w:w="991" w:type="dxa"/>
          </w:tcPr>
          <w:p w14:paraId="4574F4C5" w14:textId="77777777" w:rsidR="00091647" w:rsidRDefault="00091647">
            <w:pPr>
              <w:pStyle w:val="TableParagraph"/>
              <w:rPr>
                <w:rFonts w:ascii="Times New Roman"/>
                <w:sz w:val="20"/>
              </w:rPr>
            </w:pPr>
          </w:p>
        </w:tc>
        <w:tc>
          <w:tcPr>
            <w:tcW w:w="994" w:type="dxa"/>
          </w:tcPr>
          <w:p w14:paraId="32DEFE17" w14:textId="77777777" w:rsidR="00091647" w:rsidRDefault="00091647">
            <w:pPr>
              <w:pStyle w:val="TableParagraph"/>
              <w:rPr>
                <w:rFonts w:ascii="Times New Roman"/>
                <w:sz w:val="20"/>
              </w:rPr>
            </w:pPr>
          </w:p>
        </w:tc>
        <w:tc>
          <w:tcPr>
            <w:tcW w:w="1082" w:type="dxa"/>
          </w:tcPr>
          <w:p w14:paraId="2FC67EA4" w14:textId="77777777" w:rsidR="00091647" w:rsidRDefault="00091647">
            <w:pPr>
              <w:pStyle w:val="TableParagraph"/>
              <w:rPr>
                <w:rFonts w:ascii="Times New Roman"/>
                <w:sz w:val="20"/>
              </w:rPr>
            </w:pPr>
          </w:p>
        </w:tc>
      </w:tr>
      <w:tr w:rsidR="00091647" w14:paraId="0FF29CB7" w14:textId="77777777" w:rsidTr="1E184235">
        <w:trPr>
          <w:trHeight w:val="568"/>
        </w:trPr>
        <w:tc>
          <w:tcPr>
            <w:tcW w:w="4112" w:type="dxa"/>
          </w:tcPr>
          <w:p w14:paraId="12304AAC" w14:textId="77777777" w:rsidR="00091647" w:rsidRDefault="00091647" w:rsidP="1E184235">
            <w:pPr>
              <w:pStyle w:val="TableParagraph"/>
              <w:spacing w:before="39"/>
              <w:ind w:left="107" w:right="115"/>
              <w:rPr>
                <w:sz w:val="20"/>
                <w:szCs w:val="20"/>
              </w:rPr>
            </w:pPr>
            <w:r w:rsidRPr="1E184235">
              <w:rPr>
                <w:sz w:val="20"/>
                <w:szCs w:val="20"/>
              </w:rPr>
              <w:t>Is</w:t>
            </w:r>
            <w:r w:rsidRPr="1E184235">
              <w:rPr>
                <w:spacing w:val="-5"/>
                <w:sz w:val="20"/>
                <w:szCs w:val="20"/>
              </w:rPr>
              <w:t xml:space="preserve"> </w:t>
            </w:r>
            <w:r w:rsidRPr="1E184235">
              <w:rPr>
                <w:sz w:val="20"/>
                <w:szCs w:val="20"/>
              </w:rPr>
              <w:t>actively</w:t>
            </w:r>
            <w:r w:rsidRPr="1E184235">
              <w:rPr>
                <w:spacing w:val="-6"/>
                <w:sz w:val="20"/>
                <w:szCs w:val="20"/>
              </w:rPr>
              <w:t xml:space="preserve"> </w:t>
            </w:r>
            <w:r w:rsidRPr="1E184235">
              <w:rPr>
                <w:sz w:val="20"/>
                <w:szCs w:val="20"/>
              </w:rPr>
              <w:t>involved</w:t>
            </w:r>
            <w:r w:rsidRPr="1E184235">
              <w:rPr>
                <w:spacing w:val="-6"/>
                <w:sz w:val="20"/>
                <w:szCs w:val="20"/>
              </w:rPr>
              <w:t xml:space="preserve"> </w:t>
            </w:r>
            <w:r w:rsidRPr="1E184235">
              <w:rPr>
                <w:sz w:val="20"/>
                <w:szCs w:val="20"/>
              </w:rPr>
              <w:t>in</w:t>
            </w:r>
            <w:r w:rsidRPr="1E184235">
              <w:rPr>
                <w:spacing w:val="-7"/>
                <w:sz w:val="20"/>
                <w:szCs w:val="20"/>
              </w:rPr>
              <w:t xml:space="preserve"> </w:t>
            </w:r>
            <w:r w:rsidRPr="1E184235">
              <w:rPr>
                <w:sz w:val="20"/>
                <w:szCs w:val="20"/>
              </w:rPr>
              <w:t>helping</w:t>
            </w:r>
            <w:r w:rsidRPr="1E184235">
              <w:rPr>
                <w:spacing w:val="-3"/>
                <w:sz w:val="20"/>
                <w:szCs w:val="20"/>
              </w:rPr>
              <w:t xml:space="preserve"> </w:t>
            </w:r>
            <w:r w:rsidRPr="1E184235">
              <w:rPr>
                <w:sz w:val="20"/>
                <w:szCs w:val="20"/>
              </w:rPr>
              <w:t>me</w:t>
            </w:r>
            <w:r w:rsidRPr="1E184235">
              <w:rPr>
                <w:spacing w:val="-7"/>
                <w:sz w:val="20"/>
                <w:szCs w:val="20"/>
              </w:rPr>
              <w:t xml:space="preserve"> </w:t>
            </w:r>
            <w:r w:rsidRPr="1E184235">
              <w:rPr>
                <w:sz w:val="20"/>
                <w:szCs w:val="20"/>
              </w:rPr>
              <w:t>reach</w:t>
            </w:r>
            <w:r w:rsidRPr="1E184235">
              <w:rPr>
                <w:spacing w:val="-6"/>
                <w:sz w:val="20"/>
                <w:szCs w:val="20"/>
              </w:rPr>
              <w:t xml:space="preserve"> </w:t>
            </w:r>
            <w:r w:rsidRPr="1E184235">
              <w:rPr>
                <w:sz w:val="20"/>
                <w:szCs w:val="20"/>
              </w:rPr>
              <w:t>the course objectives &amp; LOs.</w:t>
            </w:r>
          </w:p>
        </w:tc>
        <w:tc>
          <w:tcPr>
            <w:tcW w:w="992" w:type="dxa"/>
          </w:tcPr>
          <w:p w14:paraId="61AD61A7" w14:textId="312BE6B5"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299" behindDoc="0" locked="0" layoutInCell="1" allowOverlap="1" wp14:anchorId="5012CA4A" wp14:editId="3BA171F3">
                      <wp:simplePos x="0" y="0"/>
                      <wp:positionH relativeFrom="column">
                        <wp:posOffset>202565</wp:posOffset>
                      </wp:positionH>
                      <wp:positionV relativeFrom="paragraph">
                        <wp:posOffset>-525780</wp:posOffset>
                      </wp:positionV>
                      <wp:extent cx="809920" cy="1087305"/>
                      <wp:effectExtent l="38100" t="38100" r="47625" b="36830"/>
                      <wp:wrapNone/>
                      <wp:docPr id="1168912047" name="Ink 109"/>
                      <wp:cNvGraphicFramePr/>
                      <a:graphic xmlns:a="http://schemas.openxmlformats.org/drawingml/2006/main">
                        <a:graphicData uri="http://schemas.microsoft.com/office/word/2010/wordprocessingInk">
                          <w14:contentPart bwMode="auto" r:id="rId87">
                            <w14:nvContentPartPr>
                              <w14:cNvContentPartPr/>
                            </w14:nvContentPartPr>
                            <w14:xfrm>
                              <a:off x="0" y="0"/>
                              <a:ext cx="809920" cy="1087305"/>
                            </w14:xfrm>
                          </w14:contentPart>
                        </a:graphicData>
                      </a:graphic>
                    </wp:anchor>
                  </w:drawing>
                </mc:Choice>
                <mc:Fallback>
                  <w:pict>
                    <v:shape w14:anchorId="20B34387" id="Ink 109" o:spid="_x0000_s1026" type="#_x0000_t75" style="position:absolute;margin-left:15.45pt;margin-top:-41.9pt;width:64.75pt;height:86.6pt;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">
                      <v:imagedata r:id="rId88" o:title=""/>
                    </v:shape>
                  </w:pict>
                </mc:Fallback>
              </mc:AlternateContent>
            </w:r>
          </w:p>
        </w:tc>
        <w:tc>
          <w:tcPr>
            <w:tcW w:w="852" w:type="dxa"/>
          </w:tcPr>
          <w:p w14:paraId="53883436" w14:textId="77777777" w:rsidR="00091647" w:rsidRDefault="00091647">
            <w:pPr>
              <w:pStyle w:val="TableParagraph"/>
              <w:rPr>
                <w:rFonts w:ascii="Times New Roman"/>
                <w:sz w:val="20"/>
              </w:rPr>
            </w:pPr>
          </w:p>
        </w:tc>
        <w:tc>
          <w:tcPr>
            <w:tcW w:w="991" w:type="dxa"/>
          </w:tcPr>
          <w:p w14:paraId="2B47CEB7" w14:textId="77777777" w:rsidR="00091647" w:rsidRDefault="00091647">
            <w:pPr>
              <w:pStyle w:val="TableParagraph"/>
              <w:rPr>
                <w:rFonts w:ascii="Times New Roman"/>
                <w:sz w:val="20"/>
              </w:rPr>
            </w:pPr>
          </w:p>
        </w:tc>
        <w:tc>
          <w:tcPr>
            <w:tcW w:w="994" w:type="dxa"/>
          </w:tcPr>
          <w:p w14:paraId="7CD206D0" w14:textId="77777777" w:rsidR="00091647" w:rsidRDefault="00091647">
            <w:pPr>
              <w:pStyle w:val="TableParagraph"/>
              <w:rPr>
                <w:rFonts w:ascii="Times New Roman"/>
                <w:sz w:val="20"/>
              </w:rPr>
            </w:pPr>
          </w:p>
        </w:tc>
        <w:tc>
          <w:tcPr>
            <w:tcW w:w="1082" w:type="dxa"/>
          </w:tcPr>
          <w:p w14:paraId="205C4C94" w14:textId="77777777" w:rsidR="00091647" w:rsidRDefault="00091647">
            <w:pPr>
              <w:pStyle w:val="TableParagraph"/>
              <w:rPr>
                <w:rFonts w:ascii="Times New Roman"/>
                <w:sz w:val="20"/>
              </w:rPr>
            </w:pPr>
          </w:p>
        </w:tc>
      </w:tr>
      <w:tr w:rsidR="00091647" w14:paraId="30324932" w14:textId="77777777" w:rsidTr="1E184235">
        <w:trPr>
          <w:trHeight w:val="397"/>
        </w:trPr>
        <w:tc>
          <w:tcPr>
            <w:tcW w:w="4112" w:type="dxa"/>
          </w:tcPr>
          <w:p w14:paraId="6972CEE0" w14:textId="77777777" w:rsidR="00091647" w:rsidRDefault="00091647" w:rsidP="1E184235">
            <w:pPr>
              <w:pStyle w:val="TableParagraph"/>
              <w:spacing w:before="75"/>
              <w:ind w:left="107"/>
              <w:rPr>
                <w:sz w:val="20"/>
                <w:szCs w:val="20"/>
              </w:rPr>
            </w:pPr>
            <w:proofErr w:type="gramStart"/>
            <w:r w:rsidRPr="1E184235">
              <w:rPr>
                <w:sz w:val="20"/>
                <w:szCs w:val="20"/>
              </w:rPr>
              <w:t>Is</w:t>
            </w:r>
            <w:proofErr w:type="gramEnd"/>
            <w:r w:rsidRPr="1E184235">
              <w:rPr>
                <w:spacing w:val="-4"/>
                <w:sz w:val="20"/>
                <w:szCs w:val="20"/>
              </w:rPr>
              <w:t xml:space="preserve"> </w:t>
            </w:r>
            <w:r w:rsidRPr="1E184235">
              <w:rPr>
                <w:sz w:val="20"/>
                <w:szCs w:val="20"/>
              </w:rPr>
              <w:t>friendly</w:t>
            </w:r>
            <w:r w:rsidRPr="1E184235">
              <w:rPr>
                <w:spacing w:val="-4"/>
                <w:sz w:val="20"/>
                <w:szCs w:val="20"/>
              </w:rPr>
              <w:t xml:space="preserve"> </w:t>
            </w:r>
            <w:r w:rsidRPr="1E184235">
              <w:rPr>
                <w:sz w:val="20"/>
                <w:szCs w:val="20"/>
              </w:rPr>
              <w:t>and</w:t>
            </w:r>
            <w:r w:rsidRPr="1E184235">
              <w:rPr>
                <w:spacing w:val="-4"/>
                <w:sz w:val="20"/>
                <w:szCs w:val="20"/>
              </w:rPr>
              <w:t xml:space="preserve"> </w:t>
            </w:r>
            <w:r w:rsidRPr="1E184235">
              <w:rPr>
                <w:spacing w:val="-2"/>
                <w:sz w:val="20"/>
                <w:szCs w:val="20"/>
              </w:rPr>
              <w:t>approachable.</w:t>
            </w:r>
          </w:p>
        </w:tc>
        <w:tc>
          <w:tcPr>
            <w:tcW w:w="992" w:type="dxa"/>
          </w:tcPr>
          <w:p w14:paraId="747762A1" w14:textId="77777777" w:rsidR="00091647" w:rsidRDefault="00091647">
            <w:pPr>
              <w:pStyle w:val="TableParagraph"/>
              <w:rPr>
                <w:rFonts w:ascii="Times New Roman"/>
                <w:sz w:val="20"/>
              </w:rPr>
            </w:pPr>
          </w:p>
        </w:tc>
        <w:tc>
          <w:tcPr>
            <w:tcW w:w="852" w:type="dxa"/>
          </w:tcPr>
          <w:p w14:paraId="230FB2FA" w14:textId="77777777" w:rsidR="00091647" w:rsidRDefault="00091647">
            <w:pPr>
              <w:pStyle w:val="TableParagraph"/>
              <w:rPr>
                <w:rFonts w:ascii="Times New Roman"/>
                <w:sz w:val="20"/>
              </w:rPr>
            </w:pPr>
          </w:p>
        </w:tc>
        <w:tc>
          <w:tcPr>
            <w:tcW w:w="991" w:type="dxa"/>
          </w:tcPr>
          <w:p w14:paraId="2C51D74B" w14:textId="77777777" w:rsidR="00091647" w:rsidRDefault="00091647">
            <w:pPr>
              <w:pStyle w:val="TableParagraph"/>
              <w:rPr>
                <w:rFonts w:ascii="Times New Roman"/>
                <w:sz w:val="20"/>
              </w:rPr>
            </w:pPr>
          </w:p>
        </w:tc>
        <w:tc>
          <w:tcPr>
            <w:tcW w:w="994" w:type="dxa"/>
          </w:tcPr>
          <w:p w14:paraId="5ABD341B" w14:textId="77777777" w:rsidR="00091647" w:rsidRDefault="00091647">
            <w:pPr>
              <w:pStyle w:val="TableParagraph"/>
              <w:rPr>
                <w:rFonts w:ascii="Times New Roman"/>
                <w:sz w:val="20"/>
              </w:rPr>
            </w:pPr>
          </w:p>
        </w:tc>
        <w:tc>
          <w:tcPr>
            <w:tcW w:w="1082" w:type="dxa"/>
          </w:tcPr>
          <w:p w14:paraId="2784E42D" w14:textId="77777777" w:rsidR="00091647" w:rsidRDefault="00091647">
            <w:pPr>
              <w:pStyle w:val="TableParagraph"/>
              <w:rPr>
                <w:rFonts w:ascii="Times New Roman"/>
                <w:sz w:val="20"/>
              </w:rPr>
            </w:pPr>
          </w:p>
        </w:tc>
      </w:tr>
      <w:tr w:rsidR="00091647" w14:paraId="37DD6A41" w14:textId="77777777" w:rsidTr="1E184235">
        <w:trPr>
          <w:trHeight w:val="395"/>
        </w:trPr>
        <w:tc>
          <w:tcPr>
            <w:tcW w:w="4112" w:type="dxa"/>
          </w:tcPr>
          <w:p w14:paraId="142EDB82" w14:textId="77777777" w:rsidR="00091647" w:rsidRDefault="00091647" w:rsidP="1E184235">
            <w:pPr>
              <w:pStyle w:val="TableParagraph"/>
              <w:spacing w:before="75"/>
              <w:ind w:left="107"/>
              <w:rPr>
                <w:sz w:val="20"/>
                <w:szCs w:val="20"/>
              </w:rPr>
            </w:pPr>
            <w:proofErr w:type="gramStart"/>
            <w:r w:rsidRPr="1E184235">
              <w:rPr>
                <w:sz w:val="20"/>
                <w:szCs w:val="20"/>
              </w:rPr>
              <w:t>Is</w:t>
            </w:r>
            <w:proofErr w:type="gramEnd"/>
            <w:r w:rsidRPr="1E184235">
              <w:rPr>
                <w:spacing w:val="-2"/>
                <w:sz w:val="20"/>
                <w:szCs w:val="20"/>
              </w:rPr>
              <w:t xml:space="preserve"> </w:t>
            </w:r>
            <w:r w:rsidRPr="1E184235">
              <w:rPr>
                <w:sz w:val="20"/>
                <w:szCs w:val="20"/>
              </w:rPr>
              <w:t>sensitive</w:t>
            </w:r>
            <w:r w:rsidRPr="1E184235">
              <w:rPr>
                <w:spacing w:val="-3"/>
                <w:sz w:val="20"/>
                <w:szCs w:val="20"/>
              </w:rPr>
              <w:t xml:space="preserve"> </w:t>
            </w:r>
            <w:r w:rsidRPr="1E184235">
              <w:rPr>
                <w:sz w:val="20"/>
                <w:szCs w:val="20"/>
              </w:rPr>
              <w:t>to</w:t>
            </w:r>
            <w:r w:rsidRPr="1E184235">
              <w:rPr>
                <w:spacing w:val="-2"/>
                <w:sz w:val="20"/>
                <w:szCs w:val="20"/>
              </w:rPr>
              <w:t xml:space="preserve"> </w:t>
            </w:r>
            <w:r w:rsidRPr="1E184235">
              <w:rPr>
                <w:sz w:val="20"/>
                <w:szCs w:val="20"/>
              </w:rPr>
              <w:t>my</w:t>
            </w:r>
            <w:r w:rsidRPr="1E184235">
              <w:rPr>
                <w:spacing w:val="-3"/>
                <w:sz w:val="20"/>
                <w:szCs w:val="20"/>
              </w:rPr>
              <w:t xml:space="preserve"> </w:t>
            </w:r>
            <w:r w:rsidRPr="1E184235">
              <w:rPr>
                <w:spacing w:val="-2"/>
                <w:sz w:val="20"/>
                <w:szCs w:val="20"/>
              </w:rPr>
              <w:t>needs.</w:t>
            </w:r>
          </w:p>
        </w:tc>
        <w:tc>
          <w:tcPr>
            <w:tcW w:w="992" w:type="dxa"/>
          </w:tcPr>
          <w:p w14:paraId="64A7C39F" w14:textId="1CA2848E"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300" behindDoc="0" locked="0" layoutInCell="1" allowOverlap="1" wp14:anchorId="21C40D56" wp14:editId="6650ABB4">
                      <wp:simplePos x="0" y="0"/>
                      <wp:positionH relativeFrom="column">
                        <wp:posOffset>257474</wp:posOffset>
                      </wp:positionH>
                      <wp:positionV relativeFrom="paragraph">
                        <wp:posOffset>49195</wp:posOffset>
                      </wp:positionV>
                      <wp:extent cx="193320" cy="159840"/>
                      <wp:effectExtent l="38100" t="38100" r="35560" b="50165"/>
                      <wp:wrapNone/>
                      <wp:docPr id="787734399" name="Ink 110"/>
                      <wp:cNvGraphicFramePr/>
                      <a:graphic xmlns:a="http://schemas.openxmlformats.org/drawingml/2006/main">
                        <a:graphicData uri="http://schemas.microsoft.com/office/word/2010/wordprocessingInk">
                          <w14:contentPart bwMode="auto" r:id="rId89">
                            <w14:nvContentPartPr>
                              <w14:cNvContentPartPr/>
                            </w14:nvContentPartPr>
                            <w14:xfrm>
                              <a:off x="0" y="0"/>
                              <a:ext cx="193320" cy="159840"/>
                            </w14:xfrm>
                          </w14:contentPart>
                        </a:graphicData>
                      </a:graphic>
                    </wp:anchor>
                  </w:drawing>
                </mc:Choice>
                <mc:Fallback>
                  <w:pict>
                    <v:shape w14:anchorId="0E98D999" id="Ink 110" o:spid="_x0000_s1026" type="#_x0000_t75" style="position:absolute;margin-left:19.75pt;margin-top:3.35pt;width:16.2pt;height:13.6pt;z-index:2516583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">
                      <v:imagedata r:id="rId90" o:title=""/>
                    </v:shape>
                  </w:pict>
                </mc:Fallback>
              </mc:AlternateContent>
            </w:r>
          </w:p>
        </w:tc>
        <w:tc>
          <w:tcPr>
            <w:tcW w:w="852" w:type="dxa"/>
          </w:tcPr>
          <w:p w14:paraId="130889D9" w14:textId="77777777" w:rsidR="00091647" w:rsidRDefault="00091647">
            <w:pPr>
              <w:pStyle w:val="TableParagraph"/>
              <w:rPr>
                <w:rFonts w:ascii="Times New Roman"/>
                <w:sz w:val="20"/>
              </w:rPr>
            </w:pPr>
          </w:p>
        </w:tc>
        <w:tc>
          <w:tcPr>
            <w:tcW w:w="991" w:type="dxa"/>
          </w:tcPr>
          <w:p w14:paraId="499D1090" w14:textId="77777777" w:rsidR="00091647" w:rsidRDefault="00091647">
            <w:pPr>
              <w:pStyle w:val="TableParagraph"/>
              <w:rPr>
                <w:rFonts w:ascii="Times New Roman"/>
                <w:sz w:val="20"/>
              </w:rPr>
            </w:pPr>
          </w:p>
        </w:tc>
        <w:tc>
          <w:tcPr>
            <w:tcW w:w="994" w:type="dxa"/>
          </w:tcPr>
          <w:p w14:paraId="29915023" w14:textId="77777777" w:rsidR="00091647" w:rsidRDefault="00091647">
            <w:pPr>
              <w:pStyle w:val="TableParagraph"/>
              <w:rPr>
                <w:rFonts w:ascii="Times New Roman"/>
                <w:sz w:val="20"/>
              </w:rPr>
            </w:pPr>
          </w:p>
        </w:tc>
        <w:tc>
          <w:tcPr>
            <w:tcW w:w="1082" w:type="dxa"/>
          </w:tcPr>
          <w:p w14:paraId="46BC10CD" w14:textId="77777777" w:rsidR="00091647" w:rsidRDefault="00091647">
            <w:pPr>
              <w:pStyle w:val="TableParagraph"/>
              <w:rPr>
                <w:rFonts w:ascii="Times New Roman"/>
                <w:sz w:val="20"/>
              </w:rPr>
            </w:pPr>
          </w:p>
        </w:tc>
      </w:tr>
      <w:tr w:rsidR="00091647" w14:paraId="4CED87D1" w14:textId="77777777" w:rsidTr="1E184235">
        <w:trPr>
          <w:trHeight w:val="568"/>
        </w:trPr>
        <w:tc>
          <w:tcPr>
            <w:tcW w:w="4112" w:type="dxa"/>
          </w:tcPr>
          <w:p w14:paraId="44421B07" w14:textId="77777777" w:rsidR="00091647" w:rsidRDefault="00091647" w:rsidP="1E184235">
            <w:pPr>
              <w:pStyle w:val="TableParagraph"/>
              <w:spacing w:before="39"/>
              <w:ind w:left="107"/>
              <w:rPr>
                <w:sz w:val="20"/>
                <w:szCs w:val="20"/>
              </w:rPr>
            </w:pPr>
            <w:r w:rsidRPr="1E184235">
              <w:rPr>
                <w:sz w:val="20"/>
                <w:szCs w:val="20"/>
              </w:rPr>
              <w:t>Has</w:t>
            </w:r>
            <w:r w:rsidRPr="1E184235">
              <w:rPr>
                <w:spacing w:val="-5"/>
                <w:sz w:val="20"/>
                <w:szCs w:val="20"/>
              </w:rPr>
              <w:t xml:space="preserve"> </w:t>
            </w:r>
            <w:r w:rsidRPr="1E184235">
              <w:rPr>
                <w:sz w:val="20"/>
                <w:szCs w:val="20"/>
              </w:rPr>
              <w:t>a</w:t>
            </w:r>
            <w:r w:rsidRPr="1E184235">
              <w:rPr>
                <w:spacing w:val="-6"/>
                <w:sz w:val="20"/>
                <w:szCs w:val="20"/>
              </w:rPr>
              <w:t xml:space="preserve"> </w:t>
            </w:r>
            <w:r w:rsidRPr="1E184235">
              <w:rPr>
                <w:sz w:val="20"/>
                <w:szCs w:val="20"/>
              </w:rPr>
              <w:t>thorough</w:t>
            </w:r>
            <w:r w:rsidRPr="1E184235">
              <w:rPr>
                <w:spacing w:val="-6"/>
                <w:sz w:val="20"/>
                <w:szCs w:val="20"/>
              </w:rPr>
              <w:t xml:space="preserve"> </w:t>
            </w:r>
            <w:r w:rsidRPr="1E184235">
              <w:rPr>
                <w:sz w:val="20"/>
                <w:szCs w:val="20"/>
              </w:rPr>
              <w:t>knowledge</w:t>
            </w:r>
            <w:r w:rsidRPr="1E184235">
              <w:rPr>
                <w:spacing w:val="-8"/>
                <w:sz w:val="20"/>
                <w:szCs w:val="20"/>
              </w:rPr>
              <w:t xml:space="preserve"> </w:t>
            </w:r>
            <w:r w:rsidRPr="1E184235">
              <w:rPr>
                <w:sz w:val="20"/>
                <w:szCs w:val="20"/>
              </w:rPr>
              <w:t>of</w:t>
            </w:r>
            <w:r w:rsidRPr="1E184235">
              <w:rPr>
                <w:spacing w:val="-5"/>
                <w:sz w:val="20"/>
                <w:szCs w:val="20"/>
              </w:rPr>
              <w:t xml:space="preserve"> </w:t>
            </w:r>
            <w:r w:rsidRPr="1E184235">
              <w:rPr>
                <w:sz w:val="20"/>
                <w:szCs w:val="20"/>
              </w:rPr>
              <w:t>their</w:t>
            </w:r>
            <w:r w:rsidRPr="1E184235">
              <w:rPr>
                <w:spacing w:val="-7"/>
                <w:sz w:val="20"/>
                <w:szCs w:val="20"/>
              </w:rPr>
              <w:t xml:space="preserve"> </w:t>
            </w:r>
            <w:r w:rsidRPr="1E184235">
              <w:rPr>
                <w:sz w:val="20"/>
                <w:szCs w:val="20"/>
              </w:rPr>
              <w:t>area</w:t>
            </w:r>
            <w:r w:rsidRPr="1E184235">
              <w:rPr>
                <w:spacing w:val="-6"/>
                <w:sz w:val="20"/>
                <w:szCs w:val="20"/>
              </w:rPr>
              <w:t xml:space="preserve"> </w:t>
            </w:r>
            <w:r w:rsidRPr="1E184235">
              <w:rPr>
                <w:sz w:val="20"/>
                <w:szCs w:val="20"/>
              </w:rPr>
              <w:t xml:space="preserve">of </w:t>
            </w:r>
            <w:r w:rsidRPr="1E184235">
              <w:rPr>
                <w:spacing w:val="-2"/>
                <w:sz w:val="20"/>
                <w:szCs w:val="20"/>
              </w:rPr>
              <w:t>practice/expertise.</w:t>
            </w:r>
          </w:p>
        </w:tc>
        <w:tc>
          <w:tcPr>
            <w:tcW w:w="992" w:type="dxa"/>
          </w:tcPr>
          <w:p w14:paraId="3713A619" w14:textId="5D8DEF69"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301" behindDoc="0" locked="0" layoutInCell="1" allowOverlap="1" wp14:anchorId="29267606" wp14:editId="6BBFCAA3">
                      <wp:simplePos x="0" y="0"/>
                      <wp:positionH relativeFrom="column">
                        <wp:posOffset>216794</wp:posOffset>
                      </wp:positionH>
                      <wp:positionV relativeFrom="paragraph">
                        <wp:posOffset>-8540</wp:posOffset>
                      </wp:positionV>
                      <wp:extent cx="417600" cy="298080"/>
                      <wp:effectExtent l="38100" t="38100" r="40005" b="45085"/>
                      <wp:wrapNone/>
                      <wp:docPr id="1058037043" name="Ink 111"/>
                      <wp:cNvGraphicFramePr/>
                      <a:graphic xmlns:a="http://schemas.openxmlformats.org/drawingml/2006/main">
                        <a:graphicData uri="http://schemas.microsoft.com/office/word/2010/wordprocessingInk">
                          <w14:contentPart bwMode="auto" r:id="rId91">
                            <w14:nvContentPartPr>
                              <w14:cNvContentPartPr/>
                            </w14:nvContentPartPr>
                            <w14:xfrm>
                              <a:off x="0" y="0"/>
                              <a:ext cx="417600" cy="298080"/>
                            </w14:xfrm>
                          </w14:contentPart>
                        </a:graphicData>
                      </a:graphic>
                    </wp:anchor>
                  </w:drawing>
                </mc:Choice>
                <mc:Fallback>
                  <w:pict>
                    <v:shape w14:anchorId="78422B97" id="Ink 111" o:spid="_x0000_s1026" type="#_x0000_t75" style="position:absolute;margin-left:16.55pt;margin-top:-1.15pt;width:33.9pt;height:24.45pt;z-index:251658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">
                      <v:imagedata r:id="rId92" o:title=""/>
                    </v:shape>
                  </w:pict>
                </mc:Fallback>
              </mc:AlternateContent>
            </w:r>
          </w:p>
        </w:tc>
        <w:tc>
          <w:tcPr>
            <w:tcW w:w="852" w:type="dxa"/>
          </w:tcPr>
          <w:p w14:paraId="07D7DCA9" w14:textId="77777777" w:rsidR="00091647" w:rsidRDefault="00091647">
            <w:pPr>
              <w:pStyle w:val="TableParagraph"/>
              <w:rPr>
                <w:rFonts w:ascii="Times New Roman"/>
                <w:sz w:val="20"/>
              </w:rPr>
            </w:pPr>
          </w:p>
        </w:tc>
        <w:tc>
          <w:tcPr>
            <w:tcW w:w="991" w:type="dxa"/>
          </w:tcPr>
          <w:p w14:paraId="7F38EF1F" w14:textId="77777777" w:rsidR="00091647" w:rsidRDefault="00091647">
            <w:pPr>
              <w:pStyle w:val="TableParagraph"/>
              <w:rPr>
                <w:rFonts w:ascii="Times New Roman"/>
                <w:sz w:val="20"/>
              </w:rPr>
            </w:pPr>
          </w:p>
        </w:tc>
        <w:tc>
          <w:tcPr>
            <w:tcW w:w="994" w:type="dxa"/>
          </w:tcPr>
          <w:p w14:paraId="463A6D26" w14:textId="77777777" w:rsidR="00091647" w:rsidRDefault="00091647">
            <w:pPr>
              <w:pStyle w:val="TableParagraph"/>
              <w:rPr>
                <w:rFonts w:ascii="Times New Roman"/>
                <w:sz w:val="20"/>
              </w:rPr>
            </w:pPr>
          </w:p>
        </w:tc>
        <w:tc>
          <w:tcPr>
            <w:tcW w:w="1082" w:type="dxa"/>
          </w:tcPr>
          <w:p w14:paraId="4A7A326E" w14:textId="77777777" w:rsidR="00091647" w:rsidRDefault="00091647">
            <w:pPr>
              <w:pStyle w:val="TableParagraph"/>
              <w:rPr>
                <w:rFonts w:ascii="Times New Roman"/>
                <w:sz w:val="20"/>
              </w:rPr>
            </w:pPr>
          </w:p>
        </w:tc>
      </w:tr>
      <w:tr w:rsidR="00091647" w14:paraId="0EE932FF" w14:textId="77777777" w:rsidTr="1E184235">
        <w:trPr>
          <w:trHeight w:val="609"/>
        </w:trPr>
        <w:tc>
          <w:tcPr>
            <w:tcW w:w="4112" w:type="dxa"/>
            <w:shd w:val="clear" w:color="auto" w:fill="DEEAF6"/>
          </w:tcPr>
          <w:p w14:paraId="4F803F4E" w14:textId="77777777" w:rsidR="00091647" w:rsidRDefault="00091647" w:rsidP="1E184235">
            <w:pPr>
              <w:pStyle w:val="TableParagraph"/>
              <w:spacing w:before="181"/>
              <w:ind w:left="107"/>
              <w:rPr>
                <w:b/>
                <w:bCs/>
                <w:sz w:val="20"/>
                <w:szCs w:val="20"/>
              </w:rPr>
            </w:pPr>
            <w:r w:rsidRPr="1E184235">
              <w:rPr>
                <w:b/>
                <w:bCs/>
                <w:sz w:val="20"/>
                <w:szCs w:val="20"/>
              </w:rPr>
              <w:t>NZSE</w:t>
            </w:r>
            <w:r w:rsidRPr="1E184235">
              <w:rPr>
                <w:b/>
                <w:bCs/>
                <w:spacing w:val="-6"/>
                <w:sz w:val="20"/>
                <w:szCs w:val="20"/>
              </w:rPr>
              <w:t xml:space="preserve"> </w:t>
            </w:r>
            <w:r w:rsidRPr="1E184235">
              <w:rPr>
                <w:b/>
                <w:bCs/>
                <w:sz w:val="20"/>
                <w:szCs w:val="20"/>
              </w:rPr>
              <w:t>Capstone</w:t>
            </w:r>
            <w:r w:rsidRPr="1E184235">
              <w:rPr>
                <w:b/>
                <w:bCs/>
                <w:spacing w:val="-7"/>
                <w:sz w:val="20"/>
                <w:szCs w:val="20"/>
              </w:rPr>
              <w:t xml:space="preserve"> </w:t>
            </w:r>
            <w:r w:rsidRPr="1E184235">
              <w:rPr>
                <w:b/>
                <w:bCs/>
                <w:sz w:val="20"/>
                <w:szCs w:val="20"/>
              </w:rPr>
              <w:t>Project</w:t>
            </w:r>
            <w:r w:rsidRPr="1E184235">
              <w:rPr>
                <w:b/>
                <w:bCs/>
                <w:spacing w:val="-4"/>
                <w:sz w:val="20"/>
                <w:szCs w:val="20"/>
              </w:rPr>
              <w:t xml:space="preserve"> </w:t>
            </w:r>
            <w:r w:rsidRPr="1E184235">
              <w:rPr>
                <w:b/>
                <w:bCs/>
                <w:spacing w:val="-2"/>
                <w:sz w:val="20"/>
                <w:szCs w:val="20"/>
              </w:rPr>
              <w:t>Leader</w:t>
            </w:r>
          </w:p>
        </w:tc>
        <w:tc>
          <w:tcPr>
            <w:tcW w:w="992" w:type="dxa"/>
            <w:shd w:val="clear" w:color="auto" w:fill="DEEAF6"/>
          </w:tcPr>
          <w:p w14:paraId="06098023" w14:textId="77777777" w:rsidR="00091647" w:rsidRDefault="00091647" w:rsidP="1E184235">
            <w:pPr>
              <w:pStyle w:val="TableParagraph"/>
              <w:spacing w:before="61"/>
              <w:ind w:left="107" w:right="182"/>
              <w:rPr>
                <w:b/>
                <w:bCs/>
                <w:sz w:val="20"/>
                <w:szCs w:val="20"/>
              </w:rPr>
            </w:pPr>
            <w:r w:rsidRPr="1E184235">
              <w:rPr>
                <w:b/>
                <w:bCs/>
                <w:spacing w:val="-2"/>
                <w:sz w:val="20"/>
                <w:szCs w:val="20"/>
              </w:rPr>
              <w:t>Strongly Agree</w:t>
            </w:r>
          </w:p>
        </w:tc>
        <w:tc>
          <w:tcPr>
            <w:tcW w:w="852" w:type="dxa"/>
            <w:shd w:val="clear" w:color="auto" w:fill="DEEAF6"/>
          </w:tcPr>
          <w:p w14:paraId="3585684D" w14:textId="77777777" w:rsidR="00091647" w:rsidRDefault="00091647" w:rsidP="1E184235">
            <w:pPr>
              <w:pStyle w:val="TableParagraph"/>
              <w:spacing w:before="181"/>
              <w:ind w:left="107"/>
              <w:rPr>
                <w:b/>
                <w:bCs/>
                <w:sz w:val="20"/>
                <w:szCs w:val="20"/>
              </w:rPr>
            </w:pPr>
            <w:r w:rsidRPr="1E184235">
              <w:rPr>
                <w:b/>
                <w:bCs/>
                <w:spacing w:val="-2"/>
                <w:sz w:val="20"/>
                <w:szCs w:val="20"/>
              </w:rPr>
              <w:t>Agree</w:t>
            </w:r>
          </w:p>
        </w:tc>
        <w:tc>
          <w:tcPr>
            <w:tcW w:w="991" w:type="dxa"/>
            <w:shd w:val="clear" w:color="auto" w:fill="DEEAF6"/>
          </w:tcPr>
          <w:p w14:paraId="59FF248B" w14:textId="77777777" w:rsidR="00091647" w:rsidRDefault="00091647" w:rsidP="1E184235">
            <w:pPr>
              <w:pStyle w:val="TableParagraph"/>
              <w:spacing w:before="181"/>
              <w:ind w:left="5" w:right="50"/>
              <w:jc w:val="center"/>
              <w:rPr>
                <w:b/>
                <w:bCs/>
                <w:sz w:val="20"/>
                <w:szCs w:val="20"/>
              </w:rPr>
            </w:pPr>
            <w:r w:rsidRPr="1E184235">
              <w:rPr>
                <w:b/>
                <w:bCs/>
                <w:spacing w:val="-2"/>
                <w:sz w:val="20"/>
                <w:szCs w:val="20"/>
              </w:rPr>
              <w:t>Disagree</w:t>
            </w:r>
          </w:p>
        </w:tc>
        <w:tc>
          <w:tcPr>
            <w:tcW w:w="994" w:type="dxa"/>
            <w:shd w:val="clear" w:color="auto" w:fill="DEEAF6"/>
          </w:tcPr>
          <w:p w14:paraId="2C29C8C8" w14:textId="77777777" w:rsidR="00091647" w:rsidRDefault="00091647" w:rsidP="1E184235">
            <w:pPr>
              <w:pStyle w:val="TableParagraph"/>
              <w:spacing w:before="61"/>
              <w:ind w:left="107" w:right="152"/>
              <w:rPr>
                <w:b/>
                <w:bCs/>
                <w:sz w:val="20"/>
                <w:szCs w:val="20"/>
              </w:rPr>
            </w:pPr>
            <w:r w:rsidRPr="1E184235">
              <w:rPr>
                <w:b/>
                <w:bCs/>
                <w:spacing w:val="-2"/>
                <w:sz w:val="20"/>
                <w:szCs w:val="20"/>
              </w:rPr>
              <w:t>Strongly Disagree</w:t>
            </w:r>
          </w:p>
        </w:tc>
        <w:tc>
          <w:tcPr>
            <w:tcW w:w="1082" w:type="dxa"/>
            <w:shd w:val="clear" w:color="auto" w:fill="DEEAF6"/>
          </w:tcPr>
          <w:p w14:paraId="5A0863CA" w14:textId="77777777" w:rsidR="00091647" w:rsidRDefault="00091647" w:rsidP="1E184235">
            <w:pPr>
              <w:pStyle w:val="TableParagraph"/>
              <w:spacing w:before="4" w:line="280" w:lineRule="atLeast"/>
              <w:ind w:left="369" w:right="147" w:hanging="264"/>
              <w:rPr>
                <w:b/>
                <w:bCs/>
                <w:sz w:val="20"/>
                <w:szCs w:val="20"/>
              </w:rPr>
            </w:pPr>
            <w:r w:rsidRPr="1E184235">
              <w:rPr>
                <w:b/>
                <w:bCs/>
                <w:spacing w:val="-2"/>
                <w:sz w:val="20"/>
                <w:szCs w:val="20"/>
              </w:rPr>
              <w:t xml:space="preserve">Uncertain </w:t>
            </w:r>
            <w:r w:rsidRPr="1E184235">
              <w:rPr>
                <w:b/>
                <w:bCs/>
                <w:spacing w:val="-4"/>
                <w:sz w:val="20"/>
                <w:szCs w:val="20"/>
              </w:rPr>
              <w:t>N/A</w:t>
            </w:r>
          </w:p>
        </w:tc>
      </w:tr>
      <w:tr w:rsidR="00091647" w14:paraId="55EDF98D" w14:textId="77777777" w:rsidTr="1E184235">
        <w:trPr>
          <w:trHeight w:val="569"/>
        </w:trPr>
        <w:tc>
          <w:tcPr>
            <w:tcW w:w="4112" w:type="dxa"/>
          </w:tcPr>
          <w:p w14:paraId="235628B8" w14:textId="77777777" w:rsidR="00091647" w:rsidRDefault="00091647" w:rsidP="1E184235">
            <w:pPr>
              <w:pStyle w:val="TableParagraph"/>
              <w:spacing w:before="39"/>
              <w:ind w:left="107"/>
              <w:rPr>
                <w:sz w:val="20"/>
                <w:szCs w:val="20"/>
              </w:rPr>
            </w:pPr>
            <w:r w:rsidRPr="1E184235">
              <w:rPr>
                <w:sz w:val="20"/>
                <w:szCs w:val="20"/>
              </w:rPr>
              <w:t>Provided</w:t>
            </w:r>
            <w:r w:rsidRPr="1E184235">
              <w:rPr>
                <w:spacing w:val="-10"/>
                <w:sz w:val="20"/>
                <w:szCs w:val="20"/>
              </w:rPr>
              <w:t xml:space="preserve"> </w:t>
            </w:r>
            <w:r w:rsidRPr="1E184235">
              <w:rPr>
                <w:sz w:val="20"/>
                <w:szCs w:val="20"/>
              </w:rPr>
              <w:t>guidance</w:t>
            </w:r>
            <w:r w:rsidRPr="1E184235">
              <w:rPr>
                <w:spacing w:val="-12"/>
                <w:sz w:val="20"/>
                <w:szCs w:val="20"/>
              </w:rPr>
              <w:t xml:space="preserve"> </w:t>
            </w:r>
            <w:r w:rsidRPr="1E184235">
              <w:rPr>
                <w:sz w:val="20"/>
                <w:szCs w:val="20"/>
              </w:rPr>
              <w:t>on</w:t>
            </w:r>
            <w:r w:rsidRPr="1E184235">
              <w:rPr>
                <w:spacing w:val="-9"/>
                <w:sz w:val="20"/>
                <w:szCs w:val="20"/>
              </w:rPr>
              <w:t xml:space="preserve"> </w:t>
            </w:r>
            <w:r w:rsidRPr="1E184235">
              <w:rPr>
                <w:sz w:val="20"/>
                <w:szCs w:val="20"/>
              </w:rPr>
              <w:t>the</w:t>
            </w:r>
            <w:r w:rsidRPr="1E184235">
              <w:rPr>
                <w:spacing w:val="-11"/>
                <w:sz w:val="20"/>
                <w:szCs w:val="20"/>
              </w:rPr>
              <w:t xml:space="preserve"> </w:t>
            </w:r>
            <w:r w:rsidRPr="1E184235">
              <w:rPr>
                <w:sz w:val="20"/>
                <w:szCs w:val="20"/>
              </w:rPr>
              <w:t xml:space="preserve">assessment </w:t>
            </w:r>
            <w:r w:rsidRPr="1E184235">
              <w:rPr>
                <w:spacing w:val="-2"/>
                <w:sz w:val="20"/>
                <w:szCs w:val="20"/>
              </w:rPr>
              <w:t>requirements.</w:t>
            </w:r>
          </w:p>
        </w:tc>
        <w:tc>
          <w:tcPr>
            <w:tcW w:w="992" w:type="dxa"/>
          </w:tcPr>
          <w:p w14:paraId="3B64EAA5" w14:textId="77777777" w:rsidR="00091647" w:rsidRDefault="00091647">
            <w:pPr>
              <w:pStyle w:val="TableParagraph"/>
              <w:rPr>
                <w:rFonts w:ascii="Times New Roman"/>
                <w:sz w:val="20"/>
              </w:rPr>
            </w:pPr>
          </w:p>
        </w:tc>
        <w:tc>
          <w:tcPr>
            <w:tcW w:w="852" w:type="dxa"/>
          </w:tcPr>
          <w:p w14:paraId="298A8094" w14:textId="77777777" w:rsidR="00091647" w:rsidRDefault="00091647">
            <w:pPr>
              <w:pStyle w:val="TableParagraph"/>
              <w:rPr>
                <w:rFonts w:ascii="Times New Roman"/>
                <w:sz w:val="20"/>
              </w:rPr>
            </w:pPr>
          </w:p>
        </w:tc>
        <w:tc>
          <w:tcPr>
            <w:tcW w:w="991" w:type="dxa"/>
          </w:tcPr>
          <w:p w14:paraId="41736FED" w14:textId="77777777" w:rsidR="00091647" w:rsidRDefault="00091647">
            <w:pPr>
              <w:pStyle w:val="TableParagraph"/>
              <w:rPr>
                <w:rFonts w:ascii="Times New Roman"/>
                <w:sz w:val="20"/>
              </w:rPr>
            </w:pPr>
          </w:p>
        </w:tc>
        <w:tc>
          <w:tcPr>
            <w:tcW w:w="994" w:type="dxa"/>
          </w:tcPr>
          <w:p w14:paraId="0499BFDA" w14:textId="77777777" w:rsidR="00091647" w:rsidRDefault="00091647">
            <w:pPr>
              <w:pStyle w:val="TableParagraph"/>
              <w:rPr>
                <w:rFonts w:ascii="Times New Roman"/>
                <w:sz w:val="20"/>
              </w:rPr>
            </w:pPr>
          </w:p>
        </w:tc>
        <w:tc>
          <w:tcPr>
            <w:tcW w:w="1082" w:type="dxa"/>
          </w:tcPr>
          <w:p w14:paraId="1961BF20" w14:textId="77777777" w:rsidR="00091647" w:rsidRDefault="00091647">
            <w:pPr>
              <w:pStyle w:val="TableParagraph"/>
              <w:rPr>
                <w:rFonts w:ascii="Times New Roman"/>
                <w:sz w:val="20"/>
              </w:rPr>
            </w:pPr>
          </w:p>
        </w:tc>
      </w:tr>
      <w:tr w:rsidR="00091647" w14:paraId="3DF6E690" w14:textId="77777777" w:rsidTr="1E184235">
        <w:trPr>
          <w:trHeight w:val="568"/>
        </w:trPr>
        <w:tc>
          <w:tcPr>
            <w:tcW w:w="4112" w:type="dxa"/>
          </w:tcPr>
          <w:p w14:paraId="258B88A4" w14:textId="77777777" w:rsidR="00091647" w:rsidRDefault="00091647" w:rsidP="1E184235">
            <w:pPr>
              <w:pStyle w:val="TableParagraph"/>
              <w:spacing w:before="39"/>
              <w:ind w:left="107" w:right="684"/>
              <w:rPr>
                <w:sz w:val="20"/>
                <w:szCs w:val="20"/>
              </w:rPr>
            </w:pPr>
            <w:r w:rsidRPr="1E184235">
              <w:rPr>
                <w:sz w:val="20"/>
                <w:szCs w:val="20"/>
              </w:rPr>
              <w:t>Actively</w:t>
            </w:r>
            <w:r w:rsidRPr="1E184235">
              <w:rPr>
                <w:spacing w:val="-7"/>
                <w:sz w:val="20"/>
                <w:szCs w:val="20"/>
              </w:rPr>
              <w:t xml:space="preserve"> </w:t>
            </w:r>
            <w:r w:rsidRPr="1E184235">
              <w:rPr>
                <w:sz w:val="20"/>
                <w:szCs w:val="20"/>
              </w:rPr>
              <w:t>involved</w:t>
            </w:r>
            <w:r w:rsidRPr="1E184235">
              <w:rPr>
                <w:spacing w:val="-7"/>
                <w:sz w:val="20"/>
                <w:szCs w:val="20"/>
              </w:rPr>
              <w:t xml:space="preserve"> </w:t>
            </w:r>
            <w:r w:rsidRPr="1E184235">
              <w:rPr>
                <w:sz w:val="20"/>
                <w:szCs w:val="20"/>
              </w:rPr>
              <w:t>in</w:t>
            </w:r>
            <w:r w:rsidRPr="1E184235">
              <w:rPr>
                <w:spacing w:val="-7"/>
                <w:sz w:val="20"/>
                <w:szCs w:val="20"/>
              </w:rPr>
              <w:t xml:space="preserve"> </w:t>
            </w:r>
            <w:r w:rsidRPr="1E184235">
              <w:rPr>
                <w:sz w:val="20"/>
                <w:szCs w:val="20"/>
              </w:rPr>
              <w:t>helping</w:t>
            </w:r>
            <w:r w:rsidRPr="1E184235">
              <w:rPr>
                <w:spacing w:val="-8"/>
                <w:sz w:val="20"/>
                <w:szCs w:val="20"/>
              </w:rPr>
              <w:t xml:space="preserve"> </w:t>
            </w:r>
            <w:r w:rsidRPr="1E184235">
              <w:rPr>
                <w:sz w:val="20"/>
                <w:szCs w:val="20"/>
              </w:rPr>
              <w:t>me</w:t>
            </w:r>
            <w:r w:rsidRPr="1E184235">
              <w:rPr>
                <w:spacing w:val="-9"/>
                <w:sz w:val="20"/>
                <w:szCs w:val="20"/>
              </w:rPr>
              <w:t xml:space="preserve"> </w:t>
            </w:r>
            <w:r w:rsidRPr="1E184235">
              <w:rPr>
                <w:sz w:val="20"/>
                <w:szCs w:val="20"/>
              </w:rPr>
              <w:t>reach</w:t>
            </w:r>
            <w:r w:rsidRPr="1E184235">
              <w:rPr>
                <w:spacing w:val="-7"/>
                <w:sz w:val="20"/>
                <w:szCs w:val="20"/>
              </w:rPr>
              <w:t xml:space="preserve"> </w:t>
            </w:r>
            <w:r w:rsidRPr="1E184235">
              <w:rPr>
                <w:sz w:val="20"/>
                <w:szCs w:val="20"/>
              </w:rPr>
              <w:t>my objectives &amp; Los in class.</w:t>
            </w:r>
          </w:p>
        </w:tc>
        <w:tc>
          <w:tcPr>
            <w:tcW w:w="992" w:type="dxa"/>
          </w:tcPr>
          <w:p w14:paraId="7505BD10" w14:textId="713B9FA8"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302" behindDoc="0" locked="0" layoutInCell="1" allowOverlap="1" wp14:anchorId="1768F1CF" wp14:editId="70230159">
                      <wp:simplePos x="0" y="0"/>
                      <wp:positionH relativeFrom="column">
                        <wp:posOffset>216535</wp:posOffset>
                      </wp:positionH>
                      <wp:positionV relativeFrom="paragraph">
                        <wp:posOffset>-419735</wp:posOffset>
                      </wp:positionV>
                      <wp:extent cx="407035" cy="1092680"/>
                      <wp:effectExtent l="38100" t="38100" r="12065" b="50800"/>
                      <wp:wrapNone/>
                      <wp:docPr id="1811740075" name="Ink 116"/>
                      <wp:cNvGraphicFramePr/>
                      <a:graphic xmlns:a="http://schemas.openxmlformats.org/drawingml/2006/main">
                        <a:graphicData uri="http://schemas.microsoft.com/office/word/2010/wordprocessingInk">
                          <w14:contentPart bwMode="auto" r:id="rId93">
                            <w14:nvContentPartPr>
                              <w14:cNvContentPartPr/>
                            </w14:nvContentPartPr>
                            <w14:xfrm>
                              <a:off x="0" y="0"/>
                              <a:ext cx="407035" cy="1092680"/>
                            </w14:xfrm>
                          </w14:contentPart>
                        </a:graphicData>
                      </a:graphic>
                    </wp:anchor>
                  </w:drawing>
                </mc:Choice>
                <mc:Fallback>
                  <w:pict>
                    <v:shape w14:anchorId="20F0E4DF" id="Ink 116" o:spid="_x0000_s1026" type="#_x0000_t75" style="position:absolute;margin-left:16.55pt;margin-top:-33.55pt;width:33pt;height:87.05pt;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">
                      <v:imagedata r:id="rId94" o:title=""/>
                    </v:shape>
                  </w:pict>
                </mc:Fallback>
              </mc:AlternateContent>
            </w:r>
          </w:p>
        </w:tc>
        <w:tc>
          <w:tcPr>
            <w:tcW w:w="852" w:type="dxa"/>
          </w:tcPr>
          <w:p w14:paraId="78330592" w14:textId="77777777" w:rsidR="00091647" w:rsidRDefault="00091647">
            <w:pPr>
              <w:pStyle w:val="TableParagraph"/>
              <w:rPr>
                <w:rFonts w:ascii="Times New Roman"/>
                <w:sz w:val="20"/>
              </w:rPr>
            </w:pPr>
          </w:p>
        </w:tc>
        <w:tc>
          <w:tcPr>
            <w:tcW w:w="991" w:type="dxa"/>
          </w:tcPr>
          <w:p w14:paraId="5869AE7E" w14:textId="77777777" w:rsidR="00091647" w:rsidRDefault="00091647">
            <w:pPr>
              <w:pStyle w:val="TableParagraph"/>
              <w:rPr>
                <w:rFonts w:ascii="Times New Roman"/>
                <w:sz w:val="20"/>
              </w:rPr>
            </w:pPr>
          </w:p>
        </w:tc>
        <w:tc>
          <w:tcPr>
            <w:tcW w:w="994" w:type="dxa"/>
          </w:tcPr>
          <w:p w14:paraId="69580CBC" w14:textId="77777777" w:rsidR="00091647" w:rsidRDefault="00091647">
            <w:pPr>
              <w:pStyle w:val="TableParagraph"/>
              <w:rPr>
                <w:rFonts w:ascii="Times New Roman"/>
                <w:sz w:val="20"/>
              </w:rPr>
            </w:pPr>
          </w:p>
        </w:tc>
        <w:tc>
          <w:tcPr>
            <w:tcW w:w="1082" w:type="dxa"/>
          </w:tcPr>
          <w:p w14:paraId="71ED76E3" w14:textId="77777777" w:rsidR="00091647" w:rsidRDefault="00091647">
            <w:pPr>
              <w:pStyle w:val="TableParagraph"/>
              <w:rPr>
                <w:rFonts w:ascii="Times New Roman"/>
                <w:sz w:val="20"/>
              </w:rPr>
            </w:pPr>
          </w:p>
        </w:tc>
      </w:tr>
      <w:tr w:rsidR="00091647" w14:paraId="11E76A98" w14:textId="77777777" w:rsidTr="1E184235">
        <w:trPr>
          <w:trHeight w:val="630"/>
        </w:trPr>
        <w:tc>
          <w:tcPr>
            <w:tcW w:w="4112" w:type="dxa"/>
          </w:tcPr>
          <w:p w14:paraId="43F80525" w14:textId="77777777" w:rsidR="00091647" w:rsidRDefault="00091647" w:rsidP="1E184235">
            <w:pPr>
              <w:pStyle w:val="TableParagraph"/>
              <w:spacing w:before="75"/>
              <w:ind w:left="107"/>
              <w:rPr>
                <w:sz w:val="20"/>
                <w:szCs w:val="20"/>
              </w:rPr>
            </w:pPr>
            <w:r w:rsidRPr="1E184235">
              <w:rPr>
                <w:sz w:val="20"/>
                <w:szCs w:val="20"/>
              </w:rPr>
              <w:t>Facilitated</w:t>
            </w:r>
            <w:r w:rsidRPr="1E184235">
              <w:rPr>
                <w:spacing w:val="-11"/>
                <w:sz w:val="20"/>
                <w:szCs w:val="20"/>
              </w:rPr>
              <w:t xml:space="preserve"> </w:t>
            </w:r>
            <w:r w:rsidRPr="1E184235">
              <w:rPr>
                <w:sz w:val="20"/>
                <w:szCs w:val="20"/>
              </w:rPr>
              <w:t>learning</w:t>
            </w:r>
            <w:r w:rsidRPr="1E184235">
              <w:rPr>
                <w:spacing w:val="-12"/>
                <w:sz w:val="20"/>
                <w:szCs w:val="20"/>
              </w:rPr>
              <w:t xml:space="preserve"> </w:t>
            </w:r>
            <w:r w:rsidRPr="1E184235">
              <w:rPr>
                <w:spacing w:val="-2"/>
                <w:sz w:val="20"/>
                <w:szCs w:val="20"/>
              </w:rPr>
              <w:t>experiences.</w:t>
            </w:r>
          </w:p>
        </w:tc>
        <w:tc>
          <w:tcPr>
            <w:tcW w:w="992" w:type="dxa"/>
          </w:tcPr>
          <w:p w14:paraId="1CEA2653" w14:textId="77777777" w:rsidR="00091647" w:rsidRDefault="00091647">
            <w:pPr>
              <w:pStyle w:val="TableParagraph"/>
              <w:rPr>
                <w:rFonts w:ascii="Times New Roman"/>
                <w:sz w:val="20"/>
              </w:rPr>
            </w:pPr>
          </w:p>
        </w:tc>
        <w:tc>
          <w:tcPr>
            <w:tcW w:w="852" w:type="dxa"/>
          </w:tcPr>
          <w:p w14:paraId="5DCCF55F" w14:textId="77777777" w:rsidR="00091647" w:rsidRDefault="00091647">
            <w:pPr>
              <w:pStyle w:val="TableParagraph"/>
              <w:rPr>
                <w:rFonts w:ascii="Times New Roman"/>
                <w:sz w:val="20"/>
              </w:rPr>
            </w:pPr>
          </w:p>
        </w:tc>
        <w:tc>
          <w:tcPr>
            <w:tcW w:w="991" w:type="dxa"/>
          </w:tcPr>
          <w:p w14:paraId="1AEE38B2" w14:textId="77777777" w:rsidR="00091647" w:rsidRDefault="00091647">
            <w:pPr>
              <w:pStyle w:val="TableParagraph"/>
              <w:rPr>
                <w:rFonts w:ascii="Times New Roman"/>
                <w:sz w:val="20"/>
              </w:rPr>
            </w:pPr>
          </w:p>
        </w:tc>
        <w:tc>
          <w:tcPr>
            <w:tcW w:w="994" w:type="dxa"/>
          </w:tcPr>
          <w:p w14:paraId="4001CFD1" w14:textId="77777777" w:rsidR="00091647" w:rsidRDefault="00091647">
            <w:pPr>
              <w:pStyle w:val="TableParagraph"/>
              <w:rPr>
                <w:rFonts w:ascii="Times New Roman"/>
                <w:sz w:val="20"/>
              </w:rPr>
            </w:pPr>
          </w:p>
        </w:tc>
        <w:tc>
          <w:tcPr>
            <w:tcW w:w="1082" w:type="dxa"/>
          </w:tcPr>
          <w:p w14:paraId="208E65E3" w14:textId="77777777" w:rsidR="00091647" w:rsidRDefault="00091647">
            <w:pPr>
              <w:pStyle w:val="TableParagraph"/>
              <w:rPr>
                <w:rFonts w:ascii="Times New Roman"/>
                <w:sz w:val="20"/>
              </w:rPr>
            </w:pPr>
          </w:p>
        </w:tc>
      </w:tr>
      <w:tr w:rsidR="00091647" w14:paraId="46C7DBDA" w14:textId="77777777" w:rsidTr="1E184235">
        <w:trPr>
          <w:trHeight w:val="568"/>
        </w:trPr>
        <w:tc>
          <w:tcPr>
            <w:tcW w:w="4112" w:type="dxa"/>
          </w:tcPr>
          <w:p w14:paraId="75F0F460" w14:textId="77777777" w:rsidR="00091647" w:rsidRDefault="00091647" w:rsidP="1E184235">
            <w:pPr>
              <w:pStyle w:val="TableParagraph"/>
              <w:spacing w:before="39"/>
              <w:ind w:left="107" w:right="115"/>
              <w:rPr>
                <w:sz w:val="20"/>
                <w:szCs w:val="20"/>
              </w:rPr>
            </w:pPr>
            <w:r w:rsidRPr="1E184235">
              <w:rPr>
                <w:sz w:val="20"/>
                <w:szCs w:val="20"/>
              </w:rPr>
              <w:t>Maintained</w:t>
            </w:r>
            <w:r w:rsidRPr="1E184235">
              <w:rPr>
                <w:spacing w:val="-9"/>
                <w:sz w:val="20"/>
                <w:szCs w:val="20"/>
              </w:rPr>
              <w:t xml:space="preserve"> </w:t>
            </w:r>
            <w:r w:rsidRPr="1E184235">
              <w:rPr>
                <w:sz w:val="20"/>
                <w:szCs w:val="20"/>
              </w:rPr>
              <w:t>a</w:t>
            </w:r>
            <w:r w:rsidRPr="1E184235">
              <w:rPr>
                <w:spacing w:val="-9"/>
                <w:sz w:val="20"/>
                <w:szCs w:val="20"/>
              </w:rPr>
              <w:t xml:space="preserve"> </w:t>
            </w:r>
            <w:r w:rsidRPr="1E184235">
              <w:rPr>
                <w:sz w:val="20"/>
                <w:szCs w:val="20"/>
              </w:rPr>
              <w:t>good</w:t>
            </w:r>
            <w:r w:rsidRPr="1E184235">
              <w:rPr>
                <w:spacing w:val="-9"/>
                <w:sz w:val="20"/>
                <w:szCs w:val="20"/>
              </w:rPr>
              <w:t xml:space="preserve"> </w:t>
            </w:r>
            <w:r w:rsidRPr="1E184235">
              <w:rPr>
                <w:sz w:val="20"/>
                <w:szCs w:val="20"/>
              </w:rPr>
              <w:t>relationship</w:t>
            </w:r>
            <w:r w:rsidRPr="1E184235">
              <w:rPr>
                <w:spacing w:val="-9"/>
                <w:sz w:val="20"/>
                <w:szCs w:val="20"/>
              </w:rPr>
              <w:t xml:space="preserve"> </w:t>
            </w:r>
            <w:r w:rsidRPr="1E184235">
              <w:rPr>
                <w:sz w:val="20"/>
                <w:szCs w:val="20"/>
              </w:rPr>
              <w:t>with</w:t>
            </w:r>
            <w:r w:rsidRPr="1E184235">
              <w:rPr>
                <w:spacing w:val="-9"/>
                <w:sz w:val="20"/>
                <w:szCs w:val="20"/>
              </w:rPr>
              <w:t xml:space="preserve"> </w:t>
            </w:r>
            <w:r w:rsidRPr="1E184235">
              <w:rPr>
                <w:sz w:val="20"/>
                <w:szCs w:val="20"/>
              </w:rPr>
              <w:t xml:space="preserve">the business </w:t>
            </w:r>
            <w:proofErr w:type="spellStart"/>
            <w:r w:rsidRPr="1E184235">
              <w:rPr>
                <w:sz w:val="20"/>
                <w:szCs w:val="20"/>
              </w:rPr>
              <w:t>organisation</w:t>
            </w:r>
            <w:proofErr w:type="spellEnd"/>
            <w:r w:rsidRPr="1E184235">
              <w:rPr>
                <w:sz w:val="20"/>
                <w:szCs w:val="20"/>
              </w:rPr>
              <w:t>.</w:t>
            </w:r>
          </w:p>
        </w:tc>
        <w:tc>
          <w:tcPr>
            <w:tcW w:w="992" w:type="dxa"/>
          </w:tcPr>
          <w:p w14:paraId="37DBF8B1" w14:textId="7A3753FC"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303" behindDoc="0" locked="0" layoutInCell="1" allowOverlap="1" wp14:anchorId="379DE7D4" wp14:editId="4733660F">
                      <wp:simplePos x="0" y="0"/>
                      <wp:positionH relativeFrom="column">
                        <wp:posOffset>168554</wp:posOffset>
                      </wp:positionH>
                      <wp:positionV relativeFrom="paragraph">
                        <wp:posOffset>79990</wp:posOffset>
                      </wp:positionV>
                      <wp:extent cx="283320" cy="295200"/>
                      <wp:effectExtent l="38100" t="38100" r="40640" b="48260"/>
                      <wp:wrapNone/>
                      <wp:docPr id="1039404500" name="Ink 117"/>
                      <wp:cNvGraphicFramePr/>
                      <a:graphic xmlns:a="http://schemas.openxmlformats.org/drawingml/2006/main">
                        <a:graphicData uri="http://schemas.microsoft.com/office/word/2010/wordprocessingInk">
                          <w14:contentPart bwMode="auto" r:id="rId95">
                            <w14:nvContentPartPr>
                              <w14:cNvContentPartPr/>
                            </w14:nvContentPartPr>
                            <w14:xfrm>
                              <a:off x="0" y="0"/>
                              <a:ext cx="283320" cy="295200"/>
                            </w14:xfrm>
                          </w14:contentPart>
                        </a:graphicData>
                      </a:graphic>
                    </wp:anchor>
                  </w:drawing>
                </mc:Choice>
                <mc:Fallback>
                  <w:pict>
                    <v:shape w14:anchorId="31E04F4B" id="Ink 117" o:spid="_x0000_s1026" type="#_x0000_t75" style="position:absolute;margin-left:12.75pt;margin-top:5.8pt;width:23.25pt;height:24.25pt;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">
                      <v:imagedata r:id="rId96" o:title=""/>
                    </v:shape>
                  </w:pict>
                </mc:Fallback>
              </mc:AlternateContent>
            </w:r>
          </w:p>
        </w:tc>
        <w:tc>
          <w:tcPr>
            <w:tcW w:w="852" w:type="dxa"/>
          </w:tcPr>
          <w:p w14:paraId="0CE074D9" w14:textId="77777777" w:rsidR="00091647" w:rsidRDefault="00091647">
            <w:pPr>
              <w:pStyle w:val="TableParagraph"/>
              <w:rPr>
                <w:rFonts w:ascii="Times New Roman"/>
                <w:sz w:val="20"/>
              </w:rPr>
            </w:pPr>
          </w:p>
        </w:tc>
        <w:tc>
          <w:tcPr>
            <w:tcW w:w="991" w:type="dxa"/>
          </w:tcPr>
          <w:p w14:paraId="19EF5471" w14:textId="77777777" w:rsidR="00091647" w:rsidRDefault="00091647">
            <w:pPr>
              <w:pStyle w:val="TableParagraph"/>
              <w:rPr>
                <w:rFonts w:ascii="Times New Roman"/>
                <w:sz w:val="20"/>
              </w:rPr>
            </w:pPr>
          </w:p>
        </w:tc>
        <w:tc>
          <w:tcPr>
            <w:tcW w:w="994" w:type="dxa"/>
          </w:tcPr>
          <w:p w14:paraId="0D8741F4" w14:textId="77777777" w:rsidR="00091647" w:rsidRDefault="00091647">
            <w:pPr>
              <w:pStyle w:val="TableParagraph"/>
              <w:rPr>
                <w:rFonts w:ascii="Times New Roman"/>
                <w:sz w:val="20"/>
              </w:rPr>
            </w:pPr>
          </w:p>
        </w:tc>
        <w:tc>
          <w:tcPr>
            <w:tcW w:w="1082" w:type="dxa"/>
          </w:tcPr>
          <w:p w14:paraId="18F9EB62" w14:textId="77777777" w:rsidR="00091647" w:rsidRDefault="00091647">
            <w:pPr>
              <w:pStyle w:val="TableParagraph"/>
              <w:rPr>
                <w:rFonts w:ascii="Times New Roman"/>
                <w:sz w:val="20"/>
              </w:rPr>
            </w:pPr>
          </w:p>
        </w:tc>
      </w:tr>
      <w:tr w:rsidR="00091647" w14:paraId="6EE879F6" w14:textId="77777777" w:rsidTr="1E184235">
        <w:trPr>
          <w:trHeight w:val="397"/>
        </w:trPr>
        <w:tc>
          <w:tcPr>
            <w:tcW w:w="4112" w:type="dxa"/>
          </w:tcPr>
          <w:p w14:paraId="7C4A1E72" w14:textId="77777777" w:rsidR="00091647" w:rsidRDefault="00091647" w:rsidP="1E184235">
            <w:pPr>
              <w:pStyle w:val="TableParagraph"/>
              <w:spacing w:before="75"/>
              <w:ind w:left="107"/>
              <w:rPr>
                <w:sz w:val="20"/>
                <w:szCs w:val="20"/>
              </w:rPr>
            </w:pPr>
            <w:r w:rsidRPr="1E184235">
              <w:rPr>
                <w:sz w:val="20"/>
                <w:szCs w:val="20"/>
              </w:rPr>
              <w:t>Provided</w:t>
            </w:r>
            <w:r w:rsidRPr="1E184235">
              <w:rPr>
                <w:spacing w:val="-9"/>
                <w:sz w:val="20"/>
                <w:szCs w:val="20"/>
              </w:rPr>
              <w:t xml:space="preserve"> </w:t>
            </w:r>
            <w:r w:rsidRPr="1E184235">
              <w:rPr>
                <w:sz w:val="20"/>
                <w:szCs w:val="20"/>
              </w:rPr>
              <w:t>timely</w:t>
            </w:r>
            <w:r w:rsidRPr="1E184235">
              <w:rPr>
                <w:spacing w:val="-8"/>
                <w:sz w:val="20"/>
                <w:szCs w:val="20"/>
              </w:rPr>
              <w:t xml:space="preserve"> </w:t>
            </w:r>
            <w:r w:rsidRPr="1E184235">
              <w:rPr>
                <w:sz w:val="20"/>
                <w:szCs w:val="20"/>
              </w:rPr>
              <w:t>and</w:t>
            </w:r>
            <w:r w:rsidRPr="1E184235">
              <w:rPr>
                <w:spacing w:val="-9"/>
                <w:sz w:val="20"/>
                <w:szCs w:val="20"/>
              </w:rPr>
              <w:t xml:space="preserve"> </w:t>
            </w:r>
            <w:r w:rsidRPr="1E184235">
              <w:rPr>
                <w:sz w:val="20"/>
                <w:szCs w:val="20"/>
              </w:rPr>
              <w:t>constructive</w:t>
            </w:r>
            <w:r w:rsidRPr="1E184235">
              <w:rPr>
                <w:spacing w:val="-9"/>
                <w:sz w:val="20"/>
                <w:szCs w:val="20"/>
              </w:rPr>
              <w:t xml:space="preserve"> </w:t>
            </w:r>
            <w:r w:rsidRPr="1E184235">
              <w:rPr>
                <w:spacing w:val="-2"/>
                <w:sz w:val="20"/>
                <w:szCs w:val="20"/>
              </w:rPr>
              <w:t>feedback.</w:t>
            </w:r>
          </w:p>
        </w:tc>
        <w:tc>
          <w:tcPr>
            <w:tcW w:w="992" w:type="dxa"/>
          </w:tcPr>
          <w:p w14:paraId="427EFCF7" w14:textId="1E91AEF9" w:rsidR="00091647" w:rsidRDefault="00371217">
            <w:pPr>
              <w:pStyle w:val="TableParagraph"/>
              <w:rPr>
                <w:rFonts w:ascii="Times New Roman"/>
                <w:sz w:val="20"/>
              </w:rPr>
            </w:pPr>
            <w:r>
              <w:rPr>
                <w:rFonts w:ascii="Times New Roman"/>
                <w:noProof/>
                <w:sz w:val="20"/>
                <w14:ligatures w14:val="standardContextual"/>
              </w:rPr>
              <mc:AlternateContent>
                <mc:Choice Requires="wpi">
                  <w:drawing>
                    <wp:anchor distT="0" distB="0" distL="114300" distR="114300" simplePos="0" relativeHeight="251658304" behindDoc="0" locked="0" layoutInCell="1" allowOverlap="1" wp14:anchorId="55F25727" wp14:editId="76CCDDB9">
                      <wp:simplePos x="0" y="0"/>
                      <wp:positionH relativeFrom="column">
                        <wp:posOffset>285194</wp:posOffset>
                      </wp:positionH>
                      <wp:positionV relativeFrom="paragraph">
                        <wp:posOffset>139560</wp:posOffset>
                      </wp:positionV>
                      <wp:extent cx="200880" cy="88560"/>
                      <wp:effectExtent l="38100" t="38100" r="46990" b="45085"/>
                      <wp:wrapNone/>
                      <wp:docPr id="283805601" name="Ink 118"/>
                      <wp:cNvGraphicFramePr/>
                      <a:graphic xmlns:a="http://schemas.openxmlformats.org/drawingml/2006/main">
                        <a:graphicData uri="http://schemas.microsoft.com/office/word/2010/wordprocessingInk">
                          <w14:contentPart bwMode="auto" r:id="rId97">
                            <w14:nvContentPartPr>
                              <w14:cNvContentPartPr/>
                            </w14:nvContentPartPr>
                            <w14:xfrm>
                              <a:off x="0" y="0"/>
                              <a:ext cx="200880" cy="88560"/>
                            </w14:xfrm>
                          </w14:contentPart>
                        </a:graphicData>
                      </a:graphic>
                    </wp:anchor>
                  </w:drawing>
                </mc:Choice>
                <mc:Fallback>
                  <w:pict>
                    <v:shape w14:anchorId="7C88D31C" id="Ink 118" o:spid="_x0000_s1026" type="#_x0000_t75" style="position:absolute;margin-left:21.95pt;margin-top:10.5pt;width:16.8pt;height:7.95pt;z-index:2516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">
                      <v:imagedata r:id="rId98" o:title=""/>
                    </v:shape>
                  </w:pict>
                </mc:Fallback>
              </mc:AlternateContent>
            </w:r>
          </w:p>
        </w:tc>
        <w:tc>
          <w:tcPr>
            <w:tcW w:w="852" w:type="dxa"/>
          </w:tcPr>
          <w:p w14:paraId="1CBB6BD2" w14:textId="77777777" w:rsidR="00091647" w:rsidRDefault="00091647">
            <w:pPr>
              <w:pStyle w:val="TableParagraph"/>
              <w:rPr>
                <w:rFonts w:ascii="Times New Roman"/>
                <w:sz w:val="20"/>
              </w:rPr>
            </w:pPr>
          </w:p>
        </w:tc>
        <w:tc>
          <w:tcPr>
            <w:tcW w:w="991" w:type="dxa"/>
          </w:tcPr>
          <w:p w14:paraId="5D2413D4" w14:textId="77777777" w:rsidR="00091647" w:rsidRDefault="00091647">
            <w:pPr>
              <w:pStyle w:val="TableParagraph"/>
              <w:rPr>
                <w:rFonts w:ascii="Times New Roman"/>
                <w:sz w:val="20"/>
              </w:rPr>
            </w:pPr>
          </w:p>
        </w:tc>
        <w:tc>
          <w:tcPr>
            <w:tcW w:w="994" w:type="dxa"/>
          </w:tcPr>
          <w:p w14:paraId="4C19A33A" w14:textId="77777777" w:rsidR="00091647" w:rsidRDefault="00091647">
            <w:pPr>
              <w:pStyle w:val="TableParagraph"/>
              <w:rPr>
                <w:rFonts w:ascii="Times New Roman"/>
                <w:sz w:val="20"/>
              </w:rPr>
            </w:pPr>
          </w:p>
        </w:tc>
        <w:tc>
          <w:tcPr>
            <w:tcW w:w="1082" w:type="dxa"/>
          </w:tcPr>
          <w:p w14:paraId="0E97C18A" w14:textId="77777777" w:rsidR="00091647" w:rsidRDefault="00091647">
            <w:pPr>
              <w:pStyle w:val="TableParagraph"/>
              <w:rPr>
                <w:rFonts w:ascii="Times New Roman"/>
                <w:sz w:val="20"/>
              </w:rPr>
            </w:pPr>
          </w:p>
        </w:tc>
      </w:tr>
    </w:tbl>
    <w:p w14:paraId="679BC05C" w14:textId="77777777" w:rsidR="00091647" w:rsidRDefault="00091647" w:rsidP="00091647">
      <w:pPr>
        <w:pStyle w:val="TableParagraph"/>
        <w:rPr>
          <w:rFonts w:ascii="Times New Roman"/>
          <w:sz w:val="20"/>
        </w:rPr>
        <w:sectPr w:rsidR="00091647" w:rsidSect="00091647">
          <w:pgSz w:w="11910" w:h="16840"/>
          <w:pgMar w:top="1860" w:right="708" w:bottom="840" w:left="992" w:header="0" w:footer="648" w:gutter="0"/>
          <w:cols w:space="720"/>
        </w:sectPr>
      </w:pPr>
    </w:p>
    <w:p w14:paraId="258B5772" w14:textId="02368BD6" w:rsidR="007E5B41" w:rsidRDefault="007E5B41" w:rsidP="00D01051"/>
    <w:sectPr w:rsidR="007E5B41" w:rsidSect="007E0C7D">
      <w:footerReference w:type="default" r:id="rId9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2F27" w14:textId="77777777" w:rsidR="002D2450" w:rsidRDefault="002D2450" w:rsidP="000E011B">
      <w:pPr>
        <w:spacing w:after="0" w:line="240" w:lineRule="auto"/>
      </w:pPr>
      <w:r>
        <w:separator/>
      </w:r>
    </w:p>
  </w:endnote>
  <w:endnote w:type="continuationSeparator" w:id="0">
    <w:p w14:paraId="6862D09E" w14:textId="77777777" w:rsidR="002D2450" w:rsidRDefault="002D2450" w:rsidP="000E0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linkMacSystemFon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__Inter_Fallback_f367f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4" w:author="Sara Zandi" w:date="2025-12-05T17:01:00Z"/>
  <w:sdt>
    <w:sdtPr>
      <w:id w:val="-398986107"/>
      <w:docPartObj>
        <w:docPartGallery w:val="Page Numbers (Bottom of Page)"/>
        <w:docPartUnique/>
      </w:docPartObj>
    </w:sdtPr>
    <w:sdtContent>
      <w:customXmlInsRangeEnd w:id="64"/>
      <w:customXmlInsRangeStart w:id="65" w:author="Sara Zandi" w:date="2025-12-05T17:01:00Z"/>
      <w:sdt>
        <w:sdtPr>
          <w:id w:val="-1769616900"/>
          <w:docPartObj>
            <w:docPartGallery w:val="Page Numbers (Top of Page)"/>
            <w:docPartUnique/>
          </w:docPartObj>
        </w:sdtPr>
        <w:sdtContent>
          <w:customXmlInsRangeEnd w:id="65"/>
          <w:p w14:paraId="34D082C0" w14:textId="0AAC68D7" w:rsidR="000E011B" w:rsidRDefault="000E011B">
            <w:pPr>
              <w:pStyle w:val="Footer"/>
              <w:jc w:val="right"/>
              <w:rPr>
                <w:ins w:id="66" w:author="Sara Zandi" w:date="2025-12-05T17:01:00Z" w16du:dateUtc="2025-12-05T04:01:00Z"/>
              </w:rPr>
            </w:pPr>
            <w:ins w:id="67" w:author="Sara Zandi" w:date="2025-12-05T17:01:00Z" w16du:dateUtc="2025-12-05T04:01:00Z">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ins>
          </w:p>
          <w:customXmlInsRangeStart w:id="68" w:author="Sara Zandi" w:date="2025-12-05T17:01:00Z"/>
        </w:sdtContent>
      </w:sdt>
      <w:customXmlInsRangeEnd w:id="68"/>
      <w:customXmlInsRangeStart w:id="69" w:author="Sara Zandi" w:date="2025-12-05T17:01:00Z"/>
    </w:sdtContent>
  </w:sdt>
  <w:customXmlInsRangeEnd w:id="69"/>
  <w:p w14:paraId="6B2E2C7C" w14:textId="77777777" w:rsidR="000E011B" w:rsidRDefault="000E01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8CCDB" w14:textId="77777777" w:rsidR="002D2450" w:rsidRDefault="002D2450" w:rsidP="000E011B">
      <w:pPr>
        <w:spacing w:after="0" w:line="240" w:lineRule="auto"/>
      </w:pPr>
      <w:r>
        <w:separator/>
      </w:r>
    </w:p>
  </w:footnote>
  <w:footnote w:type="continuationSeparator" w:id="0">
    <w:p w14:paraId="47EE5212" w14:textId="77777777" w:rsidR="002D2450" w:rsidRDefault="002D2450" w:rsidP="000E011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T3ofXHF8UtY1j" int2:id="un1McXH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6D4F"/>
    <w:multiLevelType w:val="hybridMultilevel"/>
    <w:tmpl w:val="EF808CCE"/>
    <w:lvl w:ilvl="0" w:tplc="8CCE41B4">
      <w:start w:val="1"/>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8895C12"/>
    <w:multiLevelType w:val="hybridMultilevel"/>
    <w:tmpl w:val="CB16AAF0"/>
    <w:lvl w:ilvl="0" w:tplc="47F86B20">
      <w:start w:val="1"/>
      <w:numFmt w:val="bullet"/>
      <w:lvlText w:val=""/>
      <w:lvlJc w:val="left"/>
      <w:pPr>
        <w:ind w:left="720" w:hanging="360"/>
      </w:pPr>
      <w:rPr>
        <w:rFonts w:ascii="Symbol" w:hAnsi="Symbol" w:hint="default"/>
      </w:rPr>
    </w:lvl>
    <w:lvl w:ilvl="1" w:tplc="2F80B2C0">
      <w:start w:val="1"/>
      <w:numFmt w:val="bullet"/>
      <w:lvlText w:val="o"/>
      <w:lvlJc w:val="left"/>
      <w:pPr>
        <w:ind w:left="1440" w:hanging="360"/>
      </w:pPr>
      <w:rPr>
        <w:rFonts w:ascii="Courier New" w:hAnsi="Courier New" w:hint="default"/>
      </w:rPr>
    </w:lvl>
    <w:lvl w:ilvl="2" w:tplc="14D2FA84">
      <w:start w:val="1"/>
      <w:numFmt w:val="bullet"/>
      <w:lvlText w:val=""/>
      <w:lvlJc w:val="left"/>
      <w:pPr>
        <w:ind w:left="2160" w:hanging="360"/>
      </w:pPr>
      <w:rPr>
        <w:rFonts w:ascii="Wingdings" w:hAnsi="Wingdings" w:hint="default"/>
      </w:rPr>
    </w:lvl>
    <w:lvl w:ilvl="3" w:tplc="44784270">
      <w:start w:val="1"/>
      <w:numFmt w:val="bullet"/>
      <w:lvlText w:val=""/>
      <w:lvlJc w:val="left"/>
      <w:pPr>
        <w:ind w:left="2880" w:hanging="360"/>
      </w:pPr>
      <w:rPr>
        <w:rFonts w:ascii="Symbol" w:hAnsi="Symbol" w:hint="default"/>
      </w:rPr>
    </w:lvl>
    <w:lvl w:ilvl="4" w:tplc="13481EFE">
      <w:start w:val="1"/>
      <w:numFmt w:val="bullet"/>
      <w:lvlText w:val="o"/>
      <w:lvlJc w:val="left"/>
      <w:pPr>
        <w:ind w:left="3600" w:hanging="360"/>
      </w:pPr>
      <w:rPr>
        <w:rFonts w:ascii="Courier New" w:hAnsi="Courier New" w:hint="default"/>
      </w:rPr>
    </w:lvl>
    <w:lvl w:ilvl="5" w:tplc="36A6F7FE">
      <w:start w:val="1"/>
      <w:numFmt w:val="bullet"/>
      <w:lvlText w:val=""/>
      <w:lvlJc w:val="left"/>
      <w:pPr>
        <w:ind w:left="4320" w:hanging="360"/>
      </w:pPr>
      <w:rPr>
        <w:rFonts w:ascii="Wingdings" w:hAnsi="Wingdings" w:hint="default"/>
      </w:rPr>
    </w:lvl>
    <w:lvl w:ilvl="6" w:tplc="8A324576">
      <w:start w:val="1"/>
      <w:numFmt w:val="bullet"/>
      <w:lvlText w:val=""/>
      <w:lvlJc w:val="left"/>
      <w:pPr>
        <w:ind w:left="5040" w:hanging="360"/>
      </w:pPr>
      <w:rPr>
        <w:rFonts w:ascii="Symbol" w:hAnsi="Symbol" w:hint="default"/>
      </w:rPr>
    </w:lvl>
    <w:lvl w:ilvl="7" w:tplc="398E7F7C">
      <w:start w:val="1"/>
      <w:numFmt w:val="bullet"/>
      <w:lvlText w:val="o"/>
      <w:lvlJc w:val="left"/>
      <w:pPr>
        <w:ind w:left="5760" w:hanging="360"/>
      </w:pPr>
      <w:rPr>
        <w:rFonts w:ascii="Courier New" w:hAnsi="Courier New" w:hint="default"/>
      </w:rPr>
    </w:lvl>
    <w:lvl w:ilvl="8" w:tplc="351821B0">
      <w:start w:val="1"/>
      <w:numFmt w:val="bullet"/>
      <w:lvlText w:val=""/>
      <w:lvlJc w:val="left"/>
      <w:pPr>
        <w:ind w:left="6480" w:hanging="360"/>
      </w:pPr>
      <w:rPr>
        <w:rFonts w:ascii="Wingdings" w:hAnsi="Wingdings" w:hint="default"/>
      </w:rPr>
    </w:lvl>
  </w:abstractNum>
  <w:abstractNum w:abstractNumId="2" w15:restartNumberingAfterBreak="0">
    <w:nsid w:val="0DB6B60B"/>
    <w:multiLevelType w:val="hybridMultilevel"/>
    <w:tmpl w:val="6C6AB08E"/>
    <w:lvl w:ilvl="0" w:tplc="A8D0B9BE">
      <w:start w:val="1"/>
      <w:numFmt w:val="bullet"/>
      <w:lvlText w:val="-"/>
      <w:lvlJc w:val="left"/>
      <w:pPr>
        <w:ind w:left="720" w:hanging="360"/>
      </w:pPr>
      <w:rPr>
        <w:rFonts w:ascii="Aptos" w:hAnsi="Aptos" w:hint="default"/>
      </w:rPr>
    </w:lvl>
    <w:lvl w:ilvl="1" w:tplc="38CEBA1A">
      <w:start w:val="1"/>
      <w:numFmt w:val="bullet"/>
      <w:lvlText w:val="o"/>
      <w:lvlJc w:val="left"/>
      <w:pPr>
        <w:ind w:left="1440" w:hanging="360"/>
      </w:pPr>
      <w:rPr>
        <w:rFonts w:ascii="Courier New" w:hAnsi="Courier New" w:hint="default"/>
      </w:rPr>
    </w:lvl>
    <w:lvl w:ilvl="2" w:tplc="08BEB63C">
      <w:start w:val="1"/>
      <w:numFmt w:val="bullet"/>
      <w:lvlText w:val=""/>
      <w:lvlJc w:val="left"/>
      <w:pPr>
        <w:ind w:left="2160" w:hanging="360"/>
      </w:pPr>
      <w:rPr>
        <w:rFonts w:ascii="Wingdings" w:hAnsi="Wingdings" w:hint="default"/>
      </w:rPr>
    </w:lvl>
    <w:lvl w:ilvl="3" w:tplc="C48E1ACE">
      <w:start w:val="1"/>
      <w:numFmt w:val="bullet"/>
      <w:lvlText w:val=""/>
      <w:lvlJc w:val="left"/>
      <w:pPr>
        <w:ind w:left="2880" w:hanging="360"/>
      </w:pPr>
      <w:rPr>
        <w:rFonts w:ascii="Symbol" w:hAnsi="Symbol" w:hint="default"/>
      </w:rPr>
    </w:lvl>
    <w:lvl w:ilvl="4" w:tplc="A6D612C2">
      <w:start w:val="1"/>
      <w:numFmt w:val="bullet"/>
      <w:lvlText w:val="o"/>
      <w:lvlJc w:val="left"/>
      <w:pPr>
        <w:ind w:left="3600" w:hanging="360"/>
      </w:pPr>
      <w:rPr>
        <w:rFonts w:ascii="Courier New" w:hAnsi="Courier New" w:hint="default"/>
      </w:rPr>
    </w:lvl>
    <w:lvl w:ilvl="5" w:tplc="E112F9D8">
      <w:start w:val="1"/>
      <w:numFmt w:val="bullet"/>
      <w:lvlText w:val=""/>
      <w:lvlJc w:val="left"/>
      <w:pPr>
        <w:ind w:left="4320" w:hanging="360"/>
      </w:pPr>
      <w:rPr>
        <w:rFonts w:ascii="Wingdings" w:hAnsi="Wingdings" w:hint="default"/>
      </w:rPr>
    </w:lvl>
    <w:lvl w:ilvl="6" w:tplc="72D848C8">
      <w:start w:val="1"/>
      <w:numFmt w:val="bullet"/>
      <w:lvlText w:val=""/>
      <w:lvlJc w:val="left"/>
      <w:pPr>
        <w:ind w:left="5040" w:hanging="360"/>
      </w:pPr>
      <w:rPr>
        <w:rFonts w:ascii="Symbol" w:hAnsi="Symbol" w:hint="default"/>
      </w:rPr>
    </w:lvl>
    <w:lvl w:ilvl="7" w:tplc="AF803BA6">
      <w:start w:val="1"/>
      <w:numFmt w:val="bullet"/>
      <w:lvlText w:val="o"/>
      <w:lvlJc w:val="left"/>
      <w:pPr>
        <w:ind w:left="5760" w:hanging="360"/>
      </w:pPr>
      <w:rPr>
        <w:rFonts w:ascii="Courier New" w:hAnsi="Courier New" w:hint="default"/>
      </w:rPr>
    </w:lvl>
    <w:lvl w:ilvl="8" w:tplc="B5727512">
      <w:start w:val="1"/>
      <w:numFmt w:val="bullet"/>
      <w:lvlText w:val=""/>
      <w:lvlJc w:val="left"/>
      <w:pPr>
        <w:ind w:left="6480" w:hanging="360"/>
      </w:pPr>
      <w:rPr>
        <w:rFonts w:ascii="Wingdings" w:hAnsi="Wingdings" w:hint="default"/>
      </w:rPr>
    </w:lvl>
  </w:abstractNum>
  <w:abstractNum w:abstractNumId="3" w15:restartNumberingAfterBreak="0">
    <w:nsid w:val="0F2C7FEA"/>
    <w:multiLevelType w:val="hybridMultilevel"/>
    <w:tmpl w:val="E59E6BC4"/>
    <w:lvl w:ilvl="0" w:tplc="9B707CFA">
      <w:start w:val="1"/>
      <w:numFmt w:val="bullet"/>
      <w:lvlText w:val=""/>
      <w:lvlJc w:val="left"/>
      <w:pPr>
        <w:ind w:left="720" w:hanging="360"/>
      </w:pPr>
      <w:rPr>
        <w:rFonts w:ascii="Symbol" w:hAnsi="Symbol" w:hint="default"/>
      </w:rPr>
    </w:lvl>
    <w:lvl w:ilvl="1" w:tplc="F594E07E">
      <w:start w:val="1"/>
      <w:numFmt w:val="bullet"/>
      <w:lvlText w:val="o"/>
      <w:lvlJc w:val="left"/>
      <w:pPr>
        <w:ind w:left="1440" w:hanging="360"/>
      </w:pPr>
      <w:rPr>
        <w:rFonts w:ascii="Courier New" w:hAnsi="Courier New" w:hint="default"/>
      </w:rPr>
    </w:lvl>
    <w:lvl w:ilvl="2" w:tplc="FA9A9A74">
      <w:start w:val="1"/>
      <w:numFmt w:val="bullet"/>
      <w:lvlText w:val=""/>
      <w:lvlJc w:val="left"/>
      <w:pPr>
        <w:ind w:left="2160" w:hanging="360"/>
      </w:pPr>
      <w:rPr>
        <w:rFonts w:ascii="Wingdings" w:hAnsi="Wingdings" w:hint="default"/>
      </w:rPr>
    </w:lvl>
    <w:lvl w:ilvl="3" w:tplc="BF2A4980">
      <w:start w:val="1"/>
      <w:numFmt w:val="bullet"/>
      <w:lvlText w:val=""/>
      <w:lvlJc w:val="left"/>
      <w:pPr>
        <w:ind w:left="2880" w:hanging="360"/>
      </w:pPr>
      <w:rPr>
        <w:rFonts w:ascii="Symbol" w:hAnsi="Symbol" w:hint="default"/>
      </w:rPr>
    </w:lvl>
    <w:lvl w:ilvl="4" w:tplc="0BC4CC9A">
      <w:start w:val="1"/>
      <w:numFmt w:val="bullet"/>
      <w:lvlText w:val="o"/>
      <w:lvlJc w:val="left"/>
      <w:pPr>
        <w:ind w:left="3600" w:hanging="360"/>
      </w:pPr>
      <w:rPr>
        <w:rFonts w:ascii="Courier New" w:hAnsi="Courier New" w:hint="default"/>
      </w:rPr>
    </w:lvl>
    <w:lvl w:ilvl="5" w:tplc="CB38B4B4">
      <w:start w:val="1"/>
      <w:numFmt w:val="bullet"/>
      <w:lvlText w:val=""/>
      <w:lvlJc w:val="left"/>
      <w:pPr>
        <w:ind w:left="4320" w:hanging="360"/>
      </w:pPr>
      <w:rPr>
        <w:rFonts w:ascii="Wingdings" w:hAnsi="Wingdings" w:hint="default"/>
      </w:rPr>
    </w:lvl>
    <w:lvl w:ilvl="6" w:tplc="0078796C">
      <w:start w:val="1"/>
      <w:numFmt w:val="bullet"/>
      <w:lvlText w:val=""/>
      <w:lvlJc w:val="left"/>
      <w:pPr>
        <w:ind w:left="5040" w:hanging="360"/>
      </w:pPr>
      <w:rPr>
        <w:rFonts w:ascii="Symbol" w:hAnsi="Symbol" w:hint="default"/>
      </w:rPr>
    </w:lvl>
    <w:lvl w:ilvl="7" w:tplc="C12E760C">
      <w:start w:val="1"/>
      <w:numFmt w:val="bullet"/>
      <w:lvlText w:val="o"/>
      <w:lvlJc w:val="left"/>
      <w:pPr>
        <w:ind w:left="5760" w:hanging="360"/>
      </w:pPr>
      <w:rPr>
        <w:rFonts w:ascii="Courier New" w:hAnsi="Courier New" w:hint="default"/>
      </w:rPr>
    </w:lvl>
    <w:lvl w:ilvl="8" w:tplc="41A25544">
      <w:start w:val="1"/>
      <w:numFmt w:val="bullet"/>
      <w:lvlText w:val=""/>
      <w:lvlJc w:val="left"/>
      <w:pPr>
        <w:ind w:left="6480" w:hanging="360"/>
      </w:pPr>
      <w:rPr>
        <w:rFonts w:ascii="Wingdings" w:hAnsi="Wingdings" w:hint="default"/>
      </w:rPr>
    </w:lvl>
  </w:abstractNum>
  <w:abstractNum w:abstractNumId="4" w15:restartNumberingAfterBreak="0">
    <w:nsid w:val="0F6E25C9"/>
    <w:multiLevelType w:val="multilevel"/>
    <w:tmpl w:val="7252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DF1DD"/>
    <w:multiLevelType w:val="hybridMultilevel"/>
    <w:tmpl w:val="63EE3582"/>
    <w:lvl w:ilvl="0" w:tplc="4300B98C">
      <w:start w:val="1"/>
      <w:numFmt w:val="bullet"/>
      <w:lvlText w:val=""/>
      <w:lvlJc w:val="left"/>
      <w:pPr>
        <w:ind w:left="720" w:hanging="360"/>
      </w:pPr>
      <w:rPr>
        <w:rFonts w:ascii="Symbol" w:hAnsi="Symbol" w:hint="default"/>
      </w:rPr>
    </w:lvl>
    <w:lvl w:ilvl="1" w:tplc="B18CE588">
      <w:start w:val="1"/>
      <w:numFmt w:val="bullet"/>
      <w:lvlText w:val="o"/>
      <w:lvlJc w:val="left"/>
      <w:pPr>
        <w:ind w:left="1440" w:hanging="360"/>
      </w:pPr>
      <w:rPr>
        <w:rFonts w:ascii="Courier New" w:hAnsi="Courier New" w:hint="default"/>
      </w:rPr>
    </w:lvl>
    <w:lvl w:ilvl="2" w:tplc="1764C29E">
      <w:start w:val="1"/>
      <w:numFmt w:val="bullet"/>
      <w:lvlText w:val=""/>
      <w:lvlJc w:val="left"/>
      <w:pPr>
        <w:ind w:left="2160" w:hanging="360"/>
      </w:pPr>
      <w:rPr>
        <w:rFonts w:ascii="Wingdings" w:hAnsi="Wingdings" w:hint="default"/>
      </w:rPr>
    </w:lvl>
    <w:lvl w:ilvl="3" w:tplc="D3C83F50">
      <w:start w:val="1"/>
      <w:numFmt w:val="bullet"/>
      <w:lvlText w:val=""/>
      <w:lvlJc w:val="left"/>
      <w:pPr>
        <w:ind w:left="2880" w:hanging="360"/>
      </w:pPr>
      <w:rPr>
        <w:rFonts w:ascii="Symbol" w:hAnsi="Symbol" w:hint="default"/>
      </w:rPr>
    </w:lvl>
    <w:lvl w:ilvl="4" w:tplc="2CBCA5EC">
      <w:start w:val="1"/>
      <w:numFmt w:val="bullet"/>
      <w:lvlText w:val="o"/>
      <w:lvlJc w:val="left"/>
      <w:pPr>
        <w:ind w:left="3600" w:hanging="360"/>
      </w:pPr>
      <w:rPr>
        <w:rFonts w:ascii="Courier New" w:hAnsi="Courier New" w:hint="default"/>
      </w:rPr>
    </w:lvl>
    <w:lvl w:ilvl="5" w:tplc="CFE4DBD4">
      <w:start w:val="1"/>
      <w:numFmt w:val="bullet"/>
      <w:lvlText w:val=""/>
      <w:lvlJc w:val="left"/>
      <w:pPr>
        <w:ind w:left="4320" w:hanging="360"/>
      </w:pPr>
      <w:rPr>
        <w:rFonts w:ascii="Wingdings" w:hAnsi="Wingdings" w:hint="default"/>
      </w:rPr>
    </w:lvl>
    <w:lvl w:ilvl="6" w:tplc="FBE8C05E">
      <w:start w:val="1"/>
      <w:numFmt w:val="bullet"/>
      <w:lvlText w:val=""/>
      <w:lvlJc w:val="left"/>
      <w:pPr>
        <w:ind w:left="5040" w:hanging="360"/>
      </w:pPr>
      <w:rPr>
        <w:rFonts w:ascii="Symbol" w:hAnsi="Symbol" w:hint="default"/>
      </w:rPr>
    </w:lvl>
    <w:lvl w:ilvl="7" w:tplc="56A2D622">
      <w:start w:val="1"/>
      <w:numFmt w:val="bullet"/>
      <w:lvlText w:val="o"/>
      <w:lvlJc w:val="left"/>
      <w:pPr>
        <w:ind w:left="5760" w:hanging="360"/>
      </w:pPr>
      <w:rPr>
        <w:rFonts w:ascii="Courier New" w:hAnsi="Courier New" w:hint="default"/>
      </w:rPr>
    </w:lvl>
    <w:lvl w:ilvl="8" w:tplc="702E04DE">
      <w:start w:val="1"/>
      <w:numFmt w:val="bullet"/>
      <w:lvlText w:val=""/>
      <w:lvlJc w:val="left"/>
      <w:pPr>
        <w:ind w:left="6480" w:hanging="360"/>
      </w:pPr>
      <w:rPr>
        <w:rFonts w:ascii="Wingdings" w:hAnsi="Wingdings" w:hint="default"/>
      </w:rPr>
    </w:lvl>
  </w:abstractNum>
  <w:abstractNum w:abstractNumId="6" w15:restartNumberingAfterBreak="0">
    <w:nsid w:val="114C3F83"/>
    <w:multiLevelType w:val="hybridMultilevel"/>
    <w:tmpl w:val="2070AB5A"/>
    <w:lvl w:ilvl="0" w:tplc="9F88CA9A">
      <w:numFmt w:val="bullet"/>
      <w:lvlText w:val=""/>
      <w:lvlJc w:val="left"/>
      <w:pPr>
        <w:ind w:left="1080" w:hanging="360"/>
      </w:pPr>
      <w:rPr>
        <w:rFonts w:ascii="Symbol" w:eastAsia="Aptos" w:hAnsi="Symbol" w:cs="Apto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7" w15:restartNumberingAfterBreak="0">
    <w:nsid w:val="15DC426F"/>
    <w:multiLevelType w:val="hybridMultilevel"/>
    <w:tmpl w:val="C21A1088"/>
    <w:lvl w:ilvl="0" w:tplc="809C4AEE">
      <w:start w:val="1"/>
      <w:numFmt w:val="bullet"/>
      <w:lvlText w:val=""/>
      <w:lvlJc w:val="left"/>
      <w:pPr>
        <w:ind w:left="1080" w:hanging="360"/>
      </w:pPr>
      <w:rPr>
        <w:rFonts w:ascii="Symbol" w:hAnsi="Symbol"/>
      </w:rPr>
    </w:lvl>
    <w:lvl w:ilvl="1" w:tplc="F79CD240">
      <w:start w:val="1"/>
      <w:numFmt w:val="bullet"/>
      <w:lvlText w:val=""/>
      <w:lvlJc w:val="left"/>
      <w:pPr>
        <w:ind w:left="1080" w:hanging="360"/>
      </w:pPr>
      <w:rPr>
        <w:rFonts w:ascii="Symbol" w:hAnsi="Symbol"/>
      </w:rPr>
    </w:lvl>
    <w:lvl w:ilvl="2" w:tplc="57C0DD8A">
      <w:start w:val="1"/>
      <w:numFmt w:val="bullet"/>
      <w:lvlText w:val=""/>
      <w:lvlJc w:val="left"/>
      <w:pPr>
        <w:ind w:left="1080" w:hanging="360"/>
      </w:pPr>
      <w:rPr>
        <w:rFonts w:ascii="Symbol" w:hAnsi="Symbol"/>
      </w:rPr>
    </w:lvl>
    <w:lvl w:ilvl="3" w:tplc="71C2AD16">
      <w:start w:val="1"/>
      <w:numFmt w:val="bullet"/>
      <w:lvlText w:val=""/>
      <w:lvlJc w:val="left"/>
      <w:pPr>
        <w:ind w:left="1080" w:hanging="360"/>
      </w:pPr>
      <w:rPr>
        <w:rFonts w:ascii="Symbol" w:hAnsi="Symbol"/>
      </w:rPr>
    </w:lvl>
    <w:lvl w:ilvl="4" w:tplc="A32C8132">
      <w:start w:val="1"/>
      <w:numFmt w:val="bullet"/>
      <w:lvlText w:val=""/>
      <w:lvlJc w:val="left"/>
      <w:pPr>
        <w:ind w:left="1080" w:hanging="360"/>
      </w:pPr>
      <w:rPr>
        <w:rFonts w:ascii="Symbol" w:hAnsi="Symbol"/>
      </w:rPr>
    </w:lvl>
    <w:lvl w:ilvl="5" w:tplc="D750A480">
      <w:start w:val="1"/>
      <w:numFmt w:val="bullet"/>
      <w:lvlText w:val=""/>
      <w:lvlJc w:val="left"/>
      <w:pPr>
        <w:ind w:left="1080" w:hanging="360"/>
      </w:pPr>
      <w:rPr>
        <w:rFonts w:ascii="Symbol" w:hAnsi="Symbol"/>
      </w:rPr>
    </w:lvl>
    <w:lvl w:ilvl="6" w:tplc="5A2808B8">
      <w:start w:val="1"/>
      <w:numFmt w:val="bullet"/>
      <w:lvlText w:val=""/>
      <w:lvlJc w:val="left"/>
      <w:pPr>
        <w:ind w:left="1080" w:hanging="360"/>
      </w:pPr>
      <w:rPr>
        <w:rFonts w:ascii="Symbol" w:hAnsi="Symbol"/>
      </w:rPr>
    </w:lvl>
    <w:lvl w:ilvl="7" w:tplc="F1922BA8">
      <w:start w:val="1"/>
      <w:numFmt w:val="bullet"/>
      <w:lvlText w:val=""/>
      <w:lvlJc w:val="left"/>
      <w:pPr>
        <w:ind w:left="1080" w:hanging="360"/>
      </w:pPr>
      <w:rPr>
        <w:rFonts w:ascii="Symbol" w:hAnsi="Symbol"/>
      </w:rPr>
    </w:lvl>
    <w:lvl w:ilvl="8" w:tplc="1F5EC620">
      <w:start w:val="1"/>
      <w:numFmt w:val="bullet"/>
      <w:lvlText w:val=""/>
      <w:lvlJc w:val="left"/>
      <w:pPr>
        <w:ind w:left="1080" w:hanging="360"/>
      </w:pPr>
      <w:rPr>
        <w:rFonts w:ascii="Symbol" w:hAnsi="Symbol"/>
      </w:rPr>
    </w:lvl>
  </w:abstractNum>
  <w:abstractNum w:abstractNumId="8" w15:restartNumberingAfterBreak="0">
    <w:nsid w:val="1C66B2B4"/>
    <w:multiLevelType w:val="hybridMultilevel"/>
    <w:tmpl w:val="DA86E8EC"/>
    <w:lvl w:ilvl="0" w:tplc="3CFE5B48">
      <w:start w:val="1"/>
      <w:numFmt w:val="bullet"/>
      <w:lvlText w:val=""/>
      <w:lvlJc w:val="left"/>
      <w:pPr>
        <w:ind w:left="720" w:hanging="360"/>
      </w:pPr>
      <w:rPr>
        <w:rFonts w:ascii="Symbol" w:hAnsi="Symbol" w:hint="default"/>
      </w:rPr>
    </w:lvl>
    <w:lvl w:ilvl="1" w:tplc="486E2D90">
      <w:start w:val="1"/>
      <w:numFmt w:val="bullet"/>
      <w:lvlText w:val="o"/>
      <w:lvlJc w:val="left"/>
      <w:pPr>
        <w:ind w:left="1440" w:hanging="360"/>
      </w:pPr>
      <w:rPr>
        <w:rFonts w:ascii="Courier New" w:hAnsi="Courier New" w:hint="default"/>
      </w:rPr>
    </w:lvl>
    <w:lvl w:ilvl="2" w:tplc="38907E66">
      <w:start w:val="1"/>
      <w:numFmt w:val="bullet"/>
      <w:lvlText w:val=""/>
      <w:lvlJc w:val="left"/>
      <w:pPr>
        <w:ind w:left="2160" w:hanging="360"/>
      </w:pPr>
      <w:rPr>
        <w:rFonts w:ascii="Wingdings" w:hAnsi="Wingdings" w:hint="default"/>
      </w:rPr>
    </w:lvl>
    <w:lvl w:ilvl="3" w:tplc="B07E8108">
      <w:start w:val="1"/>
      <w:numFmt w:val="bullet"/>
      <w:lvlText w:val=""/>
      <w:lvlJc w:val="left"/>
      <w:pPr>
        <w:ind w:left="2880" w:hanging="360"/>
      </w:pPr>
      <w:rPr>
        <w:rFonts w:ascii="Symbol" w:hAnsi="Symbol" w:hint="default"/>
      </w:rPr>
    </w:lvl>
    <w:lvl w:ilvl="4" w:tplc="AAB46D2C">
      <w:start w:val="1"/>
      <w:numFmt w:val="bullet"/>
      <w:lvlText w:val="o"/>
      <w:lvlJc w:val="left"/>
      <w:pPr>
        <w:ind w:left="3600" w:hanging="360"/>
      </w:pPr>
      <w:rPr>
        <w:rFonts w:ascii="Courier New" w:hAnsi="Courier New" w:hint="default"/>
      </w:rPr>
    </w:lvl>
    <w:lvl w:ilvl="5" w:tplc="BB9E30D0">
      <w:start w:val="1"/>
      <w:numFmt w:val="bullet"/>
      <w:lvlText w:val=""/>
      <w:lvlJc w:val="left"/>
      <w:pPr>
        <w:ind w:left="4320" w:hanging="360"/>
      </w:pPr>
      <w:rPr>
        <w:rFonts w:ascii="Wingdings" w:hAnsi="Wingdings" w:hint="default"/>
      </w:rPr>
    </w:lvl>
    <w:lvl w:ilvl="6" w:tplc="FF727DC6">
      <w:start w:val="1"/>
      <w:numFmt w:val="bullet"/>
      <w:lvlText w:val=""/>
      <w:lvlJc w:val="left"/>
      <w:pPr>
        <w:ind w:left="5040" w:hanging="360"/>
      </w:pPr>
      <w:rPr>
        <w:rFonts w:ascii="Symbol" w:hAnsi="Symbol" w:hint="default"/>
      </w:rPr>
    </w:lvl>
    <w:lvl w:ilvl="7" w:tplc="A5C04C74">
      <w:start w:val="1"/>
      <w:numFmt w:val="bullet"/>
      <w:lvlText w:val="o"/>
      <w:lvlJc w:val="left"/>
      <w:pPr>
        <w:ind w:left="5760" w:hanging="360"/>
      </w:pPr>
      <w:rPr>
        <w:rFonts w:ascii="Courier New" w:hAnsi="Courier New" w:hint="default"/>
      </w:rPr>
    </w:lvl>
    <w:lvl w:ilvl="8" w:tplc="7D78012E">
      <w:start w:val="1"/>
      <w:numFmt w:val="bullet"/>
      <w:lvlText w:val=""/>
      <w:lvlJc w:val="left"/>
      <w:pPr>
        <w:ind w:left="6480" w:hanging="360"/>
      </w:pPr>
      <w:rPr>
        <w:rFonts w:ascii="Wingdings" w:hAnsi="Wingdings" w:hint="default"/>
      </w:rPr>
    </w:lvl>
  </w:abstractNum>
  <w:abstractNum w:abstractNumId="9" w15:restartNumberingAfterBreak="0">
    <w:nsid w:val="1CF05A44"/>
    <w:multiLevelType w:val="hybridMultilevel"/>
    <w:tmpl w:val="D8CA6730"/>
    <w:lvl w:ilvl="0" w:tplc="EE2A7EA4">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32B739F"/>
    <w:multiLevelType w:val="hybridMultilevel"/>
    <w:tmpl w:val="D5C8D370"/>
    <w:lvl w:ilvl="0" w:tplc="FD50837A">
      <w:start w:val="1"/>
      <w:numFmt w:val="bullet"/>
      <w:lvlText w:val=""/>
      <w:lvlJc w:val="left"/>
      <w:pPr>
        <w:ind w:left="1080" w:hanging="360"/>
      </w:pPr>
      <w:rPr>
        <w:rFonts w:ascii="Symbol" w:hAnsi="Symbol"/>
      </w:rPr>
    </w:lvl>
    <w:lvl w:ilvl="1" w:tplc="85AC7F8A">
      <w:start w:val="1"/>
      <w:numFmt w:val="bullet"/>
      <w:lvlText w:val=""/>
      <w:lvlJc w:val="left"/>
      <w:pPr>
        <w:ind w:left="1080" w:hanging="360"/>
      </w:pPr>
      <w:rPr>
        <w:rFonts w:ascii="Symbol" w:hAnsi="Symbol"/>
      </w:rPr>
    </w:lvl>
    <w:lvl w:ilvl="2" w:tplc="71BEFBA0">
      <w:start w:val="1"/>
      <w:numFmt w:val="bullet"/>
      <w:lvlText w:val=""/>
      <w:lvlJc w:val="left"/>
      <w:pPr>
        <w:ind w:left="1080" w:hanging="360"/>
      </w:pPr>
      <w:rPr>
        <w:rFonts w:ascii="Symbol" w:hAnsi="Symbol"/>
      </w:rPr>
    </w:lvl>
    <w:lvl w:ilvl="3" w:tplc="CDB42434">
      <w:start w:val="1"/>
      <w:numFmt w:val="bullet"/>
      <w:lvlText w:val=""/>
      <w:lvlJc w:val="left"/>
      <w:pPr>
        <w:ind w:left="1080" w:hanging="360"/>
      </w:pPr>
      <w:rPr>
        <w:rFonts w:ascii="Symbol" w:hAnsi="Symbol"/>
      </w:rPr>
    </w:lvl>
    <w:lvl w:ilvl="4" w:tplc="640A3F58">
      <w:start w:val="1"/>
      <w:numFmt w:val="bullet"/>
      <w:lvlText w:val=""/>
      <w:lvlJc w:val="left"/>
      <w:pPr>
        <w:ind w:left="1080" w:hanging="360"/>
      </w:pPr>
      <w:rPr>
        <w:rFonts w:ascii="Symbol" w:hAnsi="Symbol"/>
      </w:rPr>
    </w:lvl>
    <w:lvl w:ilvl="5" w:tplc="689EEE7C">
      <w:start w:val="1"/>
      <w:numFmt w:val="bullet"/>
      <w:lvlText w:val=""/>
      <w:lvlJc w:val="left"/>
      <w:pPr>
        <w:ind w:left="1080" w:hanging="360"/>
      </w:pPr>
      <w:rPr>
        <w:rFonts w:ascii="Symbol" w:hAnsi="Symbol"/>
      </w:rPr>
    </w:lvl>
    <w:lvl w:ilvl="6" w:tplc="D3D05F54">
      <w:start w:val="1"/>
      <w:numFmt w:val="bullet"/>
      <w:lvlText w:val=""/>
      <w:lvlJc w:val="left"/>
      <w:pPr>
        <w:ind w:left="1080" w:hanging="360"/>
      </w:pPr>
      <w:rPr>
        <w:rFonts w:ascii="Symbol" w:hAnsi="Symbol"/>
      </w:rPr>
    </w:lvl>
    <w:lvl w:ilvl="7" w:tplc="83B077DE">
      <w:start w:val="1"/>
      <w:numFmt w:val="bullet"/>
      <w:lvlText w:val=""/>
      <w:lvlJc w:val="left"/>
      <w:pPr>
        <w:ind w:left="1080" w:hanging="360"/>
      </w:pPr>
      <w:rPr>
        <w:rFonts w:ascii="Symbol" w:hAnsi="Symbol"/>
      </w:rPr>
    </w:lvl>
    <w:lvl w:ilvl="8" w:tplc="F2CAD162">
      <w:start w:val="1"/>
      <w:numFmt w:val="bullet"/>
      <w:lvlText w:val=""/>
      <w:lvlJc w:val="left"/>
      <w:pPr>
        <w:ind w:left="1080" w:hanging="360"/>
      </w:pPr>
      <w:rPr>
        <w:rFonts w:ascii="Symbol" w:hAnsi="Symbol"/>
      </w:rPr>
    </w:lvl>
  </w:abstractNum>
  <w:abstractNum w:abstractNumId="11" w15:restartNumberingAfterBreak="0">
    <w:nsid w:val="275814AC"/>
    <w:multiLevelType w:val="hybridMultilevel"/>
    <w:tmpl w:val="CE6A426C"/>
    <w:lvl w:ilvl="0" w:tplc="B76EA2DE">
      <w:numFmt w:val="bullet"/>
      <w:lvlText w:val="-"/>
      <w:lvlJc w:val="left"/>
      <w:pPr>
        <w:ind w:left="720" w:hanging="360"/>
      </w:pPr>
      <w:rPr>
        <w:rFonts w:ascii="Aptos" w:eastAsia="Aptos" w:hAnsi="Aptos" w:cs="Apto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30752E16"/>
    <w:multiLevelType w:val="hybridMultilevel"/>
    <w:tmpl w:val="695A2B5E"/>
    <w:lvl w:ilvl="0" w:tplc="183895E6">
      <w:start w:val="1"/>
      <w:numFmt w:val="bullet"/>
      <w:lvlText w:val=""/>
      <w:lvlJc w:val="left"/>
      <w:pPr>
        <w:ind w:left="1080" w:hanging="360"/>
      </w:pPr>
      <w:rPr>
        <w:rFonts w:ascii="Symbol" w:hAnsi="Symbol"/>
      </w:rPr>
    </w:lvl>
    <w:lvl w:ilvl="1" w:tplc="26388718">
      <w:start w:val="1"/>
      <w:numFmt w:val="bullet"/>
      <w:lvlText w:val=""/>
      <w:lvlJc w:val="left"/>
      <w:pPr>
        <w:ind w:left="1080" w:hanging="360"/>
      </w:pPr>
      <w:rPr>
        <w:rFonts w:ascii="Symbol" w:hAnsi="Symbol"/>
      </w:rPr>
    </w:lvl>
    <w:lvl w:ilvl="2" w:tplc="074E8562">
      <w:start w:val="1"/>
      <w:numFmt w:val="bullet"/>
      <w:lvlText w:val=""/>
      <w:lvlJc w:val="left"/>
      <w:pPr>
        <w:ind w:left="1080" w:hanging="360"/>
      </w:pPr>
      <w:rPr>
        <w:rFonts w:ascii="Symbol" w:hAnsi="Symbol"/>
      </w:rPr>
    </w:lvl>
    <w:lvl w:ilvl="3" w:tplc="73A4F28E">
      <w:start w:val="1"/>
      <w:numFmt w:val="bullet"/>
      <w:lvlText w:val=""/>
      <w:lvlJc w:val="left"/>
      <w:pPr>
        <w:ind w:left="1080" w:hanging="360"/>
      </w:pPr>
      <w:rPr>
        <w:rFonts w:ascii="Symbol" w:hAnsi="Symbol"/>
      </w:rPr>
    </w:lvl>
    <w:lvl w:ilvl="4" w:tplc="EFAAF894">
      <w:start w:val="1"/>
      <w:numFmt w:val="bullet"/>
      <w:lvlText w:val=""/>
      <w:lvlJc w:val="left"/>
      <w:pPr>
        <w:ind w:left="1080" w:hanging="360"/>
      </w:pPr>
      <w:rPr>
        <w:rFonts w:ascii="Symbol" w:hAnsi="Symbol"/>
      </w:rPr>
    </w:lvl>
    <w:lvl w:ilvl="5" w:tplc="0CF426BA">
      <w:start w:val="1"/>
      <w:numFmt w:val="bullet"/>
      <w:lvlText w:val=""/>
      <w:lvlJc w:val="left"/>
      <w:pPr>
        <w:ind w:left="1080" w:hanging="360"/>
      </w:pPr>
      <w:rPr>
        <w:rFonts w:ascii="Symbol" w:hAnsi="Symbol"/>
      </w:rPr>
    </w:lvl>
    <w:lvl w:ilvl="6" w:tplc="0EFAE026">
      <w:start w:val="1"/>
      <w:numFmt w:val="bullet"/>
      <w:lvlText w:val=""/>
      <w:lvlJc w:val="left"/>
      <w:pPr>
        <w:ind w:left="1080" w:hanging="360"/>
      </w:pPr>
      <w:rPr>
        <w:rFonts w:ascii="Symbol" w:hAnsi="Symbol"/>
      </w:rPr>
    </w:lvl>
    <w:lvl w:ilvl="7" w:tplc="B268C404">
      <w:start w:val="1"/>
      <w:numFmt w:val="bullet"/>
      <w:lvlText w:val=""/>
      <w:lvlJc w:val="left"/>
      <w:pPr>
        <w:ind w:left="1080" w:hanging="360"/>
      </w:pPr>
      <w:rPr>
        <w:rFonts w:ascii="Symbol" w:hAnsi="Symbol"/>
      </w:rPr>
    </w:lvl>
    <w:lvl w:ilvl="8" w:tplc="73B68914">
      <w:start w:val="1"/>
      <w:numFmt w:val="bullet"/>
      <w:lvlText w:val=""/>
      <w:lvlJc w:val="left"/>
      <w:pPr>
        <w:ind w:left="1080" w:hanging="360"/>
      </w:pPr>
      <w:rPr>
        <w:rFonts w:ascii="Symbol" w:hAnsi="Symbol"/>
      </w:rPr>
    </w:lvl>
  </w:abstractNum>
  <w:abstractNum w:abstractNumId="13" w15:restartNumberingAfterBreak="0">
    <w:nsid w:val="311479CB"/>
    <w:multiLevelType w:val="hybridMultilevel"/>
    <w:tmpl w:val="FAB243C4"/>
    <w:lvl w:ilvl="0" w:tplc="8BEECA36">
      <w:start w:val="1"/>
      <w:numFmt w:val="decimal"/>
      <w:lvlText w:val="%1."/>
      <w:lvlJc w:val="left"/>
      <w:pPr>
        <w:ind w:left="408" w:hanging="360"/>
      </w:pPr>
      <w:rPr>
        <w:rFonts w:hint="default"/>
      </w:rPr>
    </w:lvl>
    <w:lvl w:ilvl="1" w:tplc="14090019" w:tentative="1">
      <w:start w:val="1"/>
      <w:numFmt w:val="lowerLetter"/>
      <w:lvlText w:val="%2."/>
      <w:lvlJc w:val="left"/>
      <w:pPr>
        <w:ind w:left="1128" w:hanging="360"/>
      </w:pPr>
    </w:lvl>
    <w:lvl w:ilvl="2" w:tplc="1409001B" w:tentative="1">
      <w:start w:val="1"/>
      <w:numFmt w:val="lowerRoman"/>
      <w:lvlText w:val="%3."/>
      <w:lvlJc w:val="right"/>
      <w:pPr>
        <w:ind w:left="1848" w:hanging="180"/>
      </w:pPr>
    </w:lvl>
    <w:lvl w:ilvl="3" w:tplc="1409000F" w:tentative="1">
      <w:start w:val="1"/>
      <w:numFmt w:val="decimal"/>
      <w:lvlText w:val="%4."/>
      <w:lvlJc w:val="left"/>
      <w:pPr>
        <w:ind w:left="2568" w:hanging="360"/>
      </w:pPr>
    </w:lvl>
    <w:lvl w:ilvl="4" w:tplc="14090019" w:tentative="1">
      <w:start w:val="1"/>
      <w:numFmt w:val="lowerLetter"/>
      <w:lvlText w:val="%5."/>
      <w:lvlJc w:val="left"/>
      <w:pPr>
        <w:ind w:left="3288" w:hanging="360"/>
      </w:pPr>
    </w:lvl>
    <w:lvl w:ilvl="5" w:tplc="1409001B" w:tentative="1">
      <w:start w:val="1"/>
      <w:numFmt w:val="lowerRoman"/>
      <w:lvlText w:val="%6."/>
      <w:lvlJc w:val="right"/>
      <w:pPr>
        <w:ind w:left="4008" w:hanging="180"/>
      </w:pPr>
    </w:lvl>
    <w:lvl w:ilvl="6" w:tplc="1409000F" w:tentative="1">
      <w:start w:val="1"/>
      <w:numFmt w:val="decimal"/>
      <w:lvlText w:val="%7."/>
      <w:lvlJc w:val="left"/>
      <w:pPr>
        <w:ind w:left="4728" w:hanging="360"/>
      </w:pPr>
    </w:lvl>
    <w:lvl w:ilvl="7" w:tplc="14090019" w:tentative="1">
      <w:start w:val="1"/>
      <w:numFmt w:val="lowerLetter"/>
      <w:lvlText w:val="%8."/>
      <w:lvlJc w:val="left"/>
      <w:pPr>
        <w:ind w:left="5448" w:hanging="360"/>
      </w:pPr>
    </w:lvl>
    <w:lvl w:ilvl="8" w:tplc="1409001B" w:tentative="1">
      <w:start w:val="1"/>
      <w:numFmt w:val="lowerRoman"/>
      <w:lvlText w:val="%9."/>
      <w:lvlJc w:val="right"/>
      <w:pPr>
        <w:ind w:left="6168" w:hanging="180"/>
      </w:pPr>
    </w:lvl>
  </w:abstractNum>
  <w:abstractNum w:abstractNumId="14" w15:restartNumberingAfterBreak="0">
    <w:nsid w:val="34E040EB"/>
    <w:multiLevelType w:val="hybridMultilevel"/>
    <w:tmpl w:val="93AA4344"/>
    <w:lvl w:ilvl="0" w:tplc="0A2A2A16">
      <w:numFmt w:val="bullet"/>
      <w:lvlText w:val="-"/>
      <w:lvlJc w:val="left"/>
      <w:pPr>
        <w:ind w:left="1168" w:hanging="360"/>
      </w:pPr>
      <w:rPr>
        <w:rFonts w:ascii="Arial MT" w:eastAsia="Arial MT" w:hAnsi="Arial MT" w:cs="Arial MT" w:hint="default"/>
        <w:b w:val="0"/>
        <w:bCs w:val="0"/>
        <w:i w:val="0"/>
        <w:iCs w:val="0"/>
        <w:spacing w:val="0"/>
        <w:w w:val="102"/>
        <w:sz w:val="22"/>
        <w:szCs w:val="22"/>
        <w:lang w:val="en-US" w:eastAsia="en-US" w:bidi="ar-SA"/>
      </w:rPr>
    </w:lvl>
    <w:lvl w:ilvl="1" w:tplc="0D9C6CB4">
      <w:numFmt w:val="bullet"/>
      <w:lvlText w:val="•"/>
      <w:lvlJc w:val="left"/>
      <w:pPr>
        <w:ind w:left="2064" w:hanging="360"/>
      </w:pPr>
      <w:rPr>
        <w:rFonts w:hint="default"/>
        <w:lang w:val="en-US" w:eastAsia="en-US" w:bidi="ar-SA"/>
      </w:rPr>
    </w:lvl>
    <w:lvl w:ilvl="2" w:tplc="8FA2A4D2">
      <w:numFmt w:val="bullet"/>
      <w:lvlText w:val="•"/>
      <w:lvlJc w:val="left"/>
      <w:pPr>
        <w:ind w:left="2969" w:hanging="360"/>
      </w:pPr>
      <w:rPr>
        <w:rFonts w:hint="default"/>
        <w:lang w:val="en-US" w:eastAsia="en-US" w:bidi="ar-SA"/>
      </w:rPr>
    </w:lvl>
    <w:lvl w:ilvl="3" w:tplc="8326E624">
      <w:numFmt w:val="bullet"/>
      <w:lvlText w:val="•"/>
      <w:lvlJc w:val="left"/>
      <w:pPr>
        <w:ind w:left="3873" w:hanging="360"/>
      </w:pPr>
      <w:rPr>
        <w:rFonts w:hint="default"/>
        <w:lang w:val="en-US" w:eastAsia="en-US" w:bidi="ar-SA"/>
      </w:rPr>
    </w:lvl>
    <w:lvl w:ilvl="4" w:tplc="80A836F8">
      <w:numFmt w:val="bullet"/>
      <w:lvlText w:val="•"/>
      <w:lvlJc w:val="left"/>
      <w:pPr>
        <w:ind w:left="4778" w:hanging="360"/>
      </w:pPr>
      <w:rPr>
        <w:rFonts w:hint="default"/>
        <w:lang w:val="en-US" w:eastAsia="en-US" w:bidi="ar-SA"/>
      </w:rPr>
    </w:lvl>
    <w:lvl w:ilvl="5" w:tplc="5510A37E">
      <w:numFmt w:val="bullet"/>
      <w:lvlText w:val="•"/>
      <w:lvlJc w:val="left"/>
      <w:pPr>
        <w:ind w:left="5683" w:hanging="360"/>
      </w:pPr>
      <w:rPr>
        <w:rFonts w:hint="default"/>
        <w:lang w:val="en-US" w:eastAsia="en-US" w:bidi="ar-SA"/>
      </w:rPr>
    </w:lvl>
    <w:lvl w:ilvl="6" w:tplc="C4186390">
      <w:numFmt w:val="bullet"/>
      <w:lvlText w:val="•"/>
      <w:lvlJc w:val="left"/>
      <w:pPr>
        <w:ind w:left="6587" w:hanging="360"/>
      </w:pPr>
      <w:rPr>
        <w:rFonts w:hint="default"/>
        <w:lang w:val="en-US" w:eastAsia="en-US" w:bidi="ar-SA"/>
      </w:rPr>
    </w:lvl>
    <w:lvl w:ilvl="7" w:tplc="E610B31A">
      <w:numFmt w:val="bullet"/>
      <w:lvlText w:val="•"/>
      <w:lvlJc w:val="left"/>
      <w:pPr>
        <w:ind w:left="7492" w:hanging="360"/>
      </w:pPr>
      <w:rPr>
        <w:rFonts w:hint="default"/>
        <w:lang w:val="en-US" w:eastAsia="en-US" w:bidi="ar-SA"/>
      </w:rPr>
    </w:lvl>
    <w:lvl w:ilvl="8" w:tplc="9634E176">
      <w:numFmt w:val="bullet"/>
      <w:lvlText w:val="•"/>
      <w:lvlJc w:val="left"/>
      <w:pPr>
        <w:ind w:left="8397" w:hanging="360"/>
      </w:pPr>
      <w:rPr>
        <w:rFonts w:hint="default"/>
        <w:lang w:val="en-US" w:eastAsia="en-US" w:bidi="ar-SA"/>
      </w:rPr>
    </w:lvl>
  </w:abstractNum>
  <w:abstractNum w:abstractNumId="15" w15:restartNumberingAfterBreak="0">
    <w:nsid w:val="38E01E89"/>
    <w:multiLevelType w:val="hybridMultilevel"/>
    <w:tmpl w:val="6ECE5E82"/>
    <w:lvl w:ilvl="0" w:tplc="FCD06DFA">
      <w:numFmt w:val="bullet"/>
      <w:lvlText w:val="-"/>
      <w:lvlJc w:val="left"/>
      <w:pPr>
        <w:ind w:left="1156" w:hanging="360"/>
      </w:pPr>
      <w:rPr>
        <w:rFonts w:ascii="Calibri" w:eastAsia="Calibri" w:hAnsi="Calibri" w:cs="Calibri" w:hint="default"/>
        <w:b w:val="0"/>
        <w:bCs w:val="0"/>
        <w:i w:val="0"/>
        <w:iCs w:val="0"/>
        <w:spacing w:val="0"/>
        <w:w w:val="100"/>
        <w:sz w:val="22"/>
        <w:szCs w:val="22"/>
        <w:lang w:val="en-US" w:eastAsia="en-US" w:bidi="ar-SA"/>
      </w:rPr>
    </w:lvl>
    <w:lvl w:ilvl="1" w:tplc="B1628516">
      <w:numFmt w:val="bullet"/>
      <w:lvlText w:val="•"/>
      <w:lvlJc w:val="left"/>
      <w:pPr>
        <w:ind w:left="2064" w:hanging="360"/>
      </w:pPr>
      <w:rPr>
        <w:rFonts w:hint="default"/>
        <w:lang w:val="en-US" w:eastAsia="en-US" w:bidi="ar-SA"/>
      </w:rPr>
    </w:lvl>
    <w:lvl w:ilvl="2" w:tplc="2EB09D1A">
      <w:numFmt w:val="bullet"/>
      <w:lvlText w:val="•"/>
      <w:lvlJc w:val="left"/>
      <w:pPr>
        <w:ind w:left="2969" w:hanging="360"/>
      </w:pPr>
      <w:rPr>
        <w:rFonts w:hint="default"/>
        <w:lang w:val="en-US" w:eastAsia="en-US" w:bidi="ar-SA"/>
      </w:rPr>
    </w:lvl>
    <w:lvl w:ilvl="3" w:tplc="95543C20">
      <w:numFmt w:val="bullet"/>
      <w:lvlText w:val="•"/>
      <w:lvlJc w:val="left"/>
      <w:pPr>
        <w:ind w:left="3873" w:hanging="360"/>
      </w:pPr>
      <w:rPr>
        <w:rFonts w:hint="default"/>
        <w:lang w:val="en-US" w:eastAsia="en-US" w:bidi="ar-SA"/>
      </w:rPr>
    </w:lvl>
    <w:lvl w:ilvl="4" w:tplc="EAC04F04">
      <w:numFmt w:val="bullet"/>
      <w:lvlText w:val="•"/>
      <w:lvlJc w:val="left"/>
      <w:pPr>
        <w:ind w:left="4778" w:hanging="360"/>
      </w:pPr>
      <w:rPr>
        <w:rFonts w:hint="default"/>
        <w:lang w:val="en-US" w:eastAsia="en-US" w:bidi="ar-SA"/>
      </w:rPr>
    </w:lvl>
    <w:lvl w:ilvl="5" w:tplc="A62EA7CC">
      <w:numFmt w:val="bullet"/>
      <w:lvlText w:val="•"/>
      <w:lvlJc w:val="left"/>
      <w:pPr>
        <w:ind w:left="5683" w:hanging="360"/>
      </w:pPr>
      <w:rPr>
        <w:rFonts w:hint="default"/>
        <w:lang w:val="en-US" w:eastAsia="en-US" w:bidi="ar-SA"/>
      </w:rPr>
    </w:lvl>
    <w:lvl w:ilvl="6" w:tplc="CBFC402C">
      <w:numFmt w:val="bullet"/>
      <w:lvlText w:val="•"/>
      <w:lvlJc w:val="left"/>
      <w:pPr>
        <w:ind w:left="6587" w:hanging="360"/>
      </w:pPr>
      <w:rPr>
        <w:rFonts w:hint="default"/>
        <w:lang w:val="en-US" w:eastAsia="en-US" w:bidi="ar-SA"/>
      </w:rPr>
    </w:lvl>
    <w:lvl w:ilvl="7" w:tplc="275A308C">
      <w:numFmt w:val="bullet"/>
      <w:lvlText w:val="•"/>
      <w:lvlJc w:val="left"/>
      <w:pPr>
        <w:ind w:left="7492" w:hanging="360"/>
      </w:pPr>
      <w:rPr>
        <w:rFonts w:hint="default"/>
        <w:lang w:val="en-US" w:eastAsia="en-US" w:bidi="ar-SA"/>
      </w:rPr>
    </w:lvl>
    <w:lvl w:ilvl="8" w:tplc="E4A881BE">
      <w:numFmt w:val="bullet"/>
      <w:lvlText w:val="•"/>
      <w:lvlJc w:val="left"/>
      <w:pPr>
        <w:ind w:left="8397" w:hanging="360"/>
      </w:pPr>
      <w:rPr>
        <w:rFonts w:hint="default"/>
        <w:lang w:val="en-US" w:eastAsia="en-US" w:bidi="ar-SA"/>
      </w:rPr>
    </w:lvl>
  </w:abstractNum>
  <w:abstractNum w:abstractNumId="16" w15:restartNumberingAfterBreak="0">
    <w:nsid w:val="3A6C0C0F"/>
    <w:multiLevelType w:val="hybridMultilevel"/>
    <w:tmpl w:val="C328692E"/>
    <w:lvl w:ilvl="0" w:tplc="A2E842E8">
      <w:numFmt w:val="bullet"/>
      <w:lvlText w:val="•"/>
      <w:lvlJc w:val="left"/>
      <w:pPr>
        <w:ind w:left="461" w:hanging="361"/>
      </w:pPr>
      <w:rPr>
        <w:rFonts w:ascii="Calibri" w:eastAsia="Calibri" w:hAnsi="Calibri" w:cs="Calibri" w:hint="default"/>
        <w:b w:val="0"/>
        <w:bCs w:val="0"/>
        <w:i w:val="0"/>
        <w:iCs w:val="0"/>
        <w:spacing w:val="0"/>
        <w:w w:val="129"/>
        <w:sz w:val="20"/>
        <w:szCs w:val="20"/>
        <w:lang w:val="en-US" w:eastAsia="en-US" w:bidi="ar-SA"/>
      </w:rPr>
    </w:lvl>
    <w:lvl w:ilvl="1" w:tplc="35BE0BE2">
      <w:numFmt w:val="bullet"/>
      <w:lvlText w:val="•"/>
      <w:lvlJc w:val="left"/>
      <w:pPr>
        <w:ind w:left="1392" w:hanging="361"/>
      </w:pPr>
      <w:rPr>
        <w:lang w:val="en-US" w:eastAsia="en-US" w:bidi="ar-SA"/>
      </w:rPr>
    </w:lvl>
    <w:lvl w:ilvl="2" w:tplc="2B1C1996">
      <w:numFmt w:val="bullet"/>
      <w:lvlText w:val="•"/>
      <w:lvlJc w:val="left"/>
      <w:pPr>
        <w:ind w:left="2324" w:hanging="361"/>
      </w:pPr>
      <w:rPr>
        <w:lang w:val="en-US" w:eastAsia="en-US" w:bidi="ar-SA"/>
      </w:rPr>
    </w:lvl>
    <w:lvl w:ilvl="3" w:tplc="E4AC47EE">
      <w:numFmt w:val="bullet"/>
      <w:lvlText w:val="•"/>
      <w:lvlJc w:val="left"/>
      <w:pPr>
        <w:ind w:left="3256" w:hanging="361"/>
      </w:pPr>
      <w:rPr>
        <w:lang w:val="en-US" w:eastAsia="en-US" w:bidi="ar-SA"/>
      </w:rPr>
    </w:lvl>
    <w:lvl w:ilvl="4" w:tplc="CBAE8B9A">
      <w:numFmt w:val="bullet"/>
      <w:lvlText w:val="•"/>
      <w:lvlJc w:val="left"/>
      <w:pPr>
        <w:ind w:left="4188" w:hanging="361"/>
      </w:pPr>
      <w:rPr>
        <w:lang w:val="en-US" w:eastAsia="en-US" w:bidi="ar-SA"/>
      </w:rPr>
    </w:lvl>
    <w:lvl w:ilvl="5" w:tplc="1CDEF388">
      <w:numFmt w:val="bullet"/>
      <w:lvlText w:val="•"/>
      <w:lvlJc w:val="left"/>
      <w:pPr>
        <w:ind w:left="5120" w:hanging="361"/>
      </w:pPr>
      <w:rPr>
        <w:lang w:val="en-US" w:eastAsia="en-US" w:bidi="ar-SA"/>
      </w:rPr>
    </w:lvl>
    <w:lvl w:ilvl="6" w:tplc="4C5A7028">
      <w:numFmt w:val="bullet"/>
      <w:lvlText w:val="•"/>
      <w:lvlJc w:val="left"/>
      <w:pPr>
        <w:ind w:left="6052" w:hanging="361"/>
      </w:pPr>
      <w:rPr>
        <w:lang w:val="en-US" w:eastAsia="en-US" w:bidi="ar-SA"/>
      </w:rPr>
    </w:lvl>
    <w:lvl w:ilvl="7" w:tplc="27429A8A">
      <w:numFmt w:val="bullet"/>
      <w:lvlText w:val="•"/>
      <w:lvlJc w:val="left"/>
      <w:pPr>
        <w:ind w:left="6984" w:hanging="361"/>
      </w:pPr>
      <w:rPr>
        <w:lang w:val="en-US" w:eastAsia="en-US" w:bidi="ar-SA"/>
      </w:rPr>
    </w:lvl>
    <w:lvl w:ilvl="8" w:tplc="250A6DDE">
      <w:numFmt w:val="bullet"/>
      <w:lvlText w:val="•"/>
      <w:lvlJc w:val="left"/>
      <w:pPr>
        <w:ind w:left="7917" w:hanging="361"/>
      </w:pPr>
      <w:rPr>
        <w:lang w:val="en-US" w:eastAsia="en-US" w:bidi="ar-SA"/>
      </w:rPr>
    </w:lvl>
  </w:abstractNum>
  <w:abstractNum w:abstractNumId="17" w15:restartNumberingAfterBreak="0">
    <w:nsid w:val="3AD1336E"/>
    <w:multiLevelType w:val="hybridMultilevel"/>
    <w:tmpl w:val="9338604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B185712"/>
    <w:multiLevelType w:val="hybridMultilevel"/>
    <w:tmpl w:val="1E667A36"/>
    <w:lvl w:ilvl="0" w:tplc="DB48EC80">
      <w:start w:val="1"/>
      <w:numFmt w:val="bullet"/>
      <w:lvlText w:val=""/>
      <w:lvlJc w:val="left"/>
      <w:pPr>
        <w:ind w:left="1080" w:hanging="360"/>
      </w:pPr>
      <w:rPr>
        <w:rFonts w:ascii="Symbol" w:hAnsi="Symbol"/>
      </w:rPr>
    </w:lvl>
    <w:lvl w:ilvl="1" w:tplc="9F54F022">
      <w:start w:val="1"/>
      <w:numFmt w:val="bullet"/>
      <w:lvlText w:val=""/>
      <w:lvlJc w:val="left"/>
      <w:pPr>
        <w:ind w:left="1080" w:hanging="360"/>
      </w:pPr>
      <w:rPr>
        <w:rFonts w:ascii="Symbol" w:hAnsi="Symbol"/>
      </w:rPr>
    </w:lvl>
    <w:lvl w:ilvl="2" w:tplc="0A3877B6">
      <w:start w:val="1"/>
      <w:numFmt w:val="bullet"/>
      <w:lvlText w:val=""/>
      <w:lvlJc w:val="left"/>
      <w:pPr>
        <w:ind w:left="1080" w:hanging="360"/>
      </w:pPr>
      <w:rPr>
        <w:rFonts w:ascii="Symbol" w:hAnsi="Symbol"/>
      </w:rPr>
    </w:lvl>
    <w:lvl w:ilvl="3" w:tplc="0B7CE272">
      <w:start w:val="1"/>
      <w:numFmt w:val="bullet"/>
      <w:lvlText w:val=""/>
      <w:lvlJc w:val="left"/>
      <w:pPr>
        <w:ind w:left="1080" w:hanging="360"/>
      </w:pPr>
      <w:rPr>
        <w:rFonts w:ascii="Symbol" w:hAnsi="Symbol"/>
      </w:rPr>
    </w:lvl>
    <w:lvl w:ilvl="4" w:tplc="BA5626CC">
      <w:start w:val="1"/>
      <w:numFmt w:val="bullet"/>
      <w:lvlText w:val=""/>
      <w:lvlJc w:val="left"/>
      <w:pPr>
        <w:ind w:left="1080" w:hanging="360"/>
      </w:pPr>
      <w:rPr>
        <w:rFonts w:ascii="Symbol" w:hAnsi="Symbol"/>
      </w:rPr>
    </w:lvl>
    <w:lvl w:ilvl="5" w:tplc="E9061384">
      <w:start w:val="1"/>
      <w:numFmt w:val="bullet"/>
      <w:lvlText w:val=""/>
      <w:lvlJc w:val="left"/>
      <w:pPr>
        <w:ind w:left="1080" w:hanging="360"/>
      </w:pPr>
      <w:rPr>
        <w:rFonts w:ascii="Symbol" w:hAnsi="Symbol"/>
      </w:rPr>
    </w:lvl>
    <w:lvl w:ilvl="6" w:tplc="FEF22F8E">
      <w:start w:val="1"/>
      <w:numFmt w:val="bullet"/>
      <w:lvlText w:val=""/>
      <w:lvlJc w:val="left"/>
      <w:pPr>
        <w:ind w:left="1080" w:hanging="360"/>
      </w:pPr>
      <w:rPr>
        <w:rFonts w:ascii="Symbol" w:hAnsi="Symbol"/>
      </w:rPr>
    </w:lvl>
    <w:lvl w:ilvl="7" w:tplc="D6202A68">
      <w:start w:val="1"/>
      <w:numFmt w:val="bullet"/>
      <w:lvlText w:val=""/>
      <w:lvlJc w:val="left"/>
      <w:pPr>
        <w:ind w:left="1080" w:hanging="360"/>
      </w:pPr>
      <w:rPr>
        <w:rFonts w:ascii="Symbol" w:hAnsi="Symbol"/>
      </w:rPr>
    </w:lvl>
    <w:lvl w:ilvl="8" w:tplc="5FB62054">
      <w:start w:val="1"/>
      <w:numFmt w:val="bullet"/>
      <w:lvlText w:val=""/>
      <w:lvlJc w:val="left"/>
      <w:pPr>
        <w:ind w:left="1080" w:hanging="360"/>
      </w:pPr>
      <w:rPr>
        <w:rFonts w:ascii="Symbol" w:hAnsi="Symbol"/>
      </w:rPr>
    </w:lvl>
  </w:abstractNum>
  <w:abstractNum w:abstractNumId="19" w15:restartNumberingAfterBreak="0">
    <w:nsid w:val="3FFE3813"/>
    <w:multiLevelType w:val="hybridMultilevel"/>
    <w:tmpl w:val="CE3ED93A"/>
    <w:lvl w:ilvl="0" w:tplc="429CC0B4">
      <w:numFmt w:val="bullet"/>
      <w:lvlText w:val="o"/>
      <w:lvlJc w:val="left"/>
      <w:pPr>
        <w:ind w:left="1888" w:hanging="360"/>
      </w:pPr>
      <w:rPr>
        <w:rFonts w:ascii="Courier New" w:eastAsia="Courier New" w:hAnsi="Courier New" w:cs="Courier New" w:hint="default"/>
        <w:b w:val="0"/>
        <w:bCs w:val="0"/>
        <w:i w:val="0"/>
        <w:iCs w:val="0"/>
        <w:spacing w:val="0"/>
        <w:w w:val="100"/>
        <w:sz w:val="22"/>
        <w:szCs w:val="22"/>
        <w:lang w:val="en-US" w:eastAsia="en-US" w:bidi="ar-SA"/>
      </w:rPr>
    </w:lvl>
    <w:lvl w:ilvl="1" w:tplc="746CBA86">
      <w:numFmt w:val="bullet"/>
      <w:lvlText w:val="•"/>
      <w:lvlJc w:val="left"/>
      <w:pPr>
        <w:ind w:left="2712" w:hanging="360"/>
      </w:pPr>
      <w:rPr>
        <w:rFonts w:hint="default"/>
        <w:lang w:val="en-US" w:eastAsia="en-US" w:bidi="ar-SA"/>
      </w:rPr>
    </w:lvl>
    <w:lvl w:ilvl="2" w:tplc="421E0C56">
      <w:numFmt w:val="bullet"/>
      <w:lvlText w:val="•"/>
      <w:lvlJc w:val="left"/>
      <w:pPr>
        <w:ind w:left="3545" w:hanging="360"/>
      </w:pPr>
      <w:rPr>
        <w:rFonts w:hint="default"/>
        <w:lang w:val="en-US" w:eastAsia="en-US" w:bidi="ar-SA"/>
      </w:rPr>
    </w:lvl>
    <w:lvl w:ilvl="3" w:tplc="C248C086">
      <w:numFmt w:val="bullet"/>
      <w:lvlText w:val="•"/>
      <w:lvlJc w:val="left"/>
      <w:pPr>
        <w:ind w:left="4377" w:hanging="360"/>
      </w:pPr>
      <w:rPr>
        <w:rFonts w:hint="default"/>
        <w:lang w:val="en-US" w:eastAsia="en-US" w:bidi="ar-SA"/>
      </w:rPr>
    </w:lvl>
    <w:lvl w:ilvl="4" w:tplc="82183514">
      <w:numFmt w:val="bullet"/>
      <w:lvlText w:val="•"/>
      <w:lvlJc w:val="left"/>
      <w:pPr>
        <w:ind w:left="5210" w:hanging="360"/>
      </w:pPr>
      <w:rPr>
        <w:rFonts w:hint="default"/>
        <w:lang w:val="en-US" w:eastAsia="en-US" w:bidi="ar-SA"/>
      </w:rPr>
    </w:lvl>
    <w:lvl w:ilvl="5" w:tplc="CA1E610E">
      <w:numFmt w:val="bullet"/>
      <w:lvlText w:val="•"/>
      <w:lvlJc w:val="left"/>
      <w:pPr>
        <w:ind w:left="6043" w:hanging="360"/>
      </w:pPr>
      <w:rPr>
        <w:rFonts w:hint="default"/>
        <w:lang w:val="en-US" w:eastAsia="en-US" w:bidi="ar-SA"/>
      </w:rPr>
    </w:lvl>
    <w:lvl w:ilvl="6" w:tplc="D164738A">
      <w:numFmt w:val="bullet"/>
      <w:lvlText w:val="•"/>
      <w:lvlJc w:val="left"/>
      <w:pPr>
        <w:ind w:left="6875" w:hanging="360"/>
      </w:pPr>
      <w:rPr>
        <w:rFonts w:hint="default"/>
        <w:lang w:val="en-US" w:eastAsia="en-US" w:bidi="ar-SA"/>
      </w:rPr>
    </w:lvl>
    <w:lvl w:ilvl="7" w:tplc="0988238C">
      <w:numFmt w:val="bullet"/>
      <w:lvlText w:val="•"/>
      <w:lvlJc w:val="left"/>
      <w:pPr>
        <w:ind w:left="7708" w:hanging="360"/>
      </w:pPr>
      <w:rPr>
        <w:rFonts w:hint="default"/>
        <w:lang w:val="en-US" w:eastAsia="en-US" w:bidi="ar-SA"/>
      </w:rPr>
    </w:lvl>
    <w:lvl w:ilvl="8" w:tplc="04D4A7BC">
      <w:numFmt w:val="bullet"/>
      <w:lvlText w:val="•"/>
      <w:lvlJc w:val="left"/>
      <w:pPr>
        <w:ind w:left="8541" w:hanging="360"/>
      </w:pPr>
      <w:rPr>
        <w:rFonts w:hint="default"/>
        <w:lang w:val="en-US" w:eastAsia="en-US" w:bidi="ar-SA"/>
      </w:rPr>
    </w:lvl>
  </w:abstractNum>
  <w:abstractNum w:abstractNumId="20" w15:restartNumberingAfterBreak="0">
    <w:nsid w:val="4338015E"/>
    <w:multiLevelType w:val="hybridMultilevel"/>
    <w:tmpl w:val="AC5E41D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439B91BE"/>
    <w:multiLevelType w:val="hybridMultilevel"/>
    <w:tmpl w:val="08FE5460"/>
    <w:lvl w:ilvl="0" w:tplc="7018D542">
      <w:start w:val="3"/>
      <w:numFmt w:val="decimal"/>
      <w:lvlText w:val="%1."/>
      <w:lvlJc w:val="left"/>
      <w:pPr>
        <w:ind w:left="720" w:hanging="360"/>
      </w:pPr>
    </w:lvl>
    <w:lvl w:ilvl="1" w:tplc="F24C14FE">
      <w:start w:val="1"/>
      <w:numFmt w:val="lowerLetter"/>
      <w:lvlText w:val="%2."/>
      <w:lvlJc w:val="left"/>
      <w:pPr>
        <w:ind w:left="1440" w:hanging="360"/>
      </w:pPr>
    </w:lvl>
    <w:lvl w:ilvl="2" w:tplc="965A72C6">
      <w:start w:val="1"/>
      <w:numFmt w:val="lowerRoman"/>
      <w:lvlText w:val="%3."/>
      <w:lvlJc w:val="right"/>
      <w:pPr>
        <w:ind w:left="2160" w:hanging="180"/>
      </w:pPr>
    </w:lvl>
    <w:lvl w:ilvl="3" w:tplc="A6628DD4">
      <w:start w:val="1"/>
      <w:numFmt w:val="decimal"/>
      <w:lvlText w:val="%4."/>
      <w:lvlJc w:val="left"/>
      <w:pPr>
        <w:ind w:left="2880" w:hanging="360"/>
      </w:pPr>
    </w:lvl>
    <w:lvl w:ilvl="4" w:tplc="90242B4C">
      <w:start w:val="1"/>
      <w:numFmt w:val="lowerLetter"/>
      <w:lvlText w:val="%5."/>
      <w:lvlJc w:val="left"/>
      <w:pPr>
        <w:ind w:left="3600" w:hanging="360"/>
      </w:pPr>
    </w:lvl>
    <w:lvl w:ilvl="5" w:tplc="45E03464">
      <w:start w:val="1"/>
      <w:numFmt w:val="lowerRoman"/>
      <w:lvlText w:val="%6."/>
      <w:lvlJc w:val="right"/>
      <w:pPr>
        <w:ind w:left="4320" w:hanging="180"/>
      </w:pPr>
    </w:lvl>
    <w:lvl w:ilvl="6" w:tplc="3C42FD3C">
      <w:start w:val="1"/>
      <w:numFmt w:val="decimal"/>
      <w:lvlText w:val="%7."/>
      <w:lvlJc w:val="left"/>
      <w:pPr>
        <w:ind w:left="5040" w:hanging="360"/>
      </w:pPr>
    </w:lvl>
    <w:lvl w:ilvl="7" w:tplc="A8B6E388">
      <w:start w:val="1"/>
      <w:numFmt w:val="lowerLetter"/>
      <w:lvlText w:val="%8."/>
      <w:lvlJc w:val="left"/>
      <w:pPr>
        <w:ind w:left="5760" w:hanging="360"/>
      </w:pPr>
    </w:lvl>
    <w:lvl w:ilvl="8" w:tplc="991E782C">
      <w:start w:val="1"/>
      <w:numFmt w:val="lowerRoman"/>
      <w:lvlText w:val="%9."/>
      <w:lvlJc w:val="right"/>
      <w:pPr>
        <w:ind w:left="6480" w:hanging="180"/>
      </w:pPr>
    </w:lvl>
  </w:abstractNum>
  <w:abstractNum w:abstractNumId="22" w15:restartNumberingAfterBreak="0">
    <w:nsid w:val="55DF0CF6"/>
    <w:multiLevelType w:val="hybridMultilevel"/>
    <w:tmpl w:val="26E80400"/>
    <w:lvl w:ilvl="0" w:tplc="BDFAA9F4">
      <w:start w:val="1"/>
      <w:numFmt w:val="bullet"/>
      <w:lvlText w:val=""/>
      <w:lvlJc w:val="left"/>
      <w:pPr>
        <w:ind w:left="720" w:hanging="360"/>
      </w:pPr>
      <w:rPr>
        <w:rFonts w:ascii="Symbol" w:hAnsi="Symbol" w:hint="default"/>
      </w:rPr>
    </w:lvl>
    <w:lvl w:ilvl="1" w:tplc="9852144C">
      <w:start w:val="1"/>
      <w:numFmt w:val="bullet"/>
      <w:lvlText w:val="o"/>
      <w:lvlJc w:val="left"/>
      <w:pPr>
        <w:ind w:left="1440" w:hanging="360"/>
      </w:pPr>
      <w:rPr>
        <w:rFonts w:ascii="Courier New" w:hAnsi="Courier New" w:hint="default"/>
      </w:rPr>
    </w:lvl>
    <w:lvl w:ilvl="2" w:tplc="0FAA72C2">
      <w:start w:val="1"/>
      <w:numFmt w:val="bullet"/>
      <w:lvlText w:val=""/>
      <w:lvlJc w:val="left"/>
      <w:pPr>
        <w:ind w:left="2160" w:hanging="360"/>
      </w:pPr>
      <w:rPr>
        <w:rFonts w:ascii="Wingdings" w:hAnsi="Wingdings" w:hint="default"/>
      </w:rPr>
    </w:lvl>
    <w:lvl w:ilvl="3" w:tplc="DCE015D8">
      <w:start w:val="1"/>
      <w:numFmt w:val="bullet"/>
      <w:lvlText w:val=""/>
      <w:lvlJc w:val="left"/>
      <w:pPr>
        <w:ind w:left="2880" w:hanging="360"/>
      </w:pPr>
      <w:rPr>
        <w:rFonts w:ascii="Symbol" w:hAnsi="Symbol" w:hint="default"/>
      </w:rPr>
    </w:lvl>
    <w:lvl w:ilvl="4" w:tplc="514A0EF8">
      <w:start w:val="1"/>
      <w:numFmt w:val="bullet"/>
      <w:lvlText w:val="o"/>
      <w:lvlJc w:val="left"/>
      <w:pPr>
        <w:ind w:left="3600" w:hanging="360"/>
      </w:pPr>
      <w:rPr>
        <w:rFonts w:ascii="Courier New" w:hAnsi="Courier New" w:hint="default"/>
      </w:rPr>
    </w:lvl>
    <w:lvl w:ilvl="5" w:tplc="B8E83AB8">
      <w:start w:val="1"/>
      <w:numFmt w:val="bullet"/>
      <w:lvlText w:val=""/>
      <w:lvlJc w:val="left"/>
      <w:pPr>
        <w:ind w:left="4320" w:hanging="360"/>
      </w:pPr>
      <w:rPr>
        <w:rFonts w:ascii="Wingdings" w:hAnsi="Wingdings" w:hint="default"/>
      </w:rPr>
    </w:lvl>
    <w:lvl w:ilvl="6" w:tplc="13D8CB62">
      <w:start w:val="1"/>
      <w:numFmt w:val="bullet"/>
      <w:lvlText w:val=""/>
      <w:lvlJc w:val="left"/>
      <w:pPr>
        <w:ind w:left="5040" w:hanging="360"/>
      </w:pPr>
      <w:rPr>
        <w:rFonts w:ascii="Symbol" w:hAnsi="Symbol" w:hint="default"/>
      </w:rPr>
    </w:lvl>
    <w:lvl w:ilvl="7" w:tplc="E93E9328">
      <w:start w:val="1"/>
      <w:numFmt w:val="bullet"/>
      <w:lvlText w:val="o"/>
      <w:lvlJc w:val="left"/>
      <w:pPr>
        <w:ind w:left="5760" w:hanging="360"/>
      </w:pPr>
      <w:rPr>
        <w:rFonts w:ascii="Courier New" w:hAnsi="Courier New" w:hint="default"/>
      </w:rPr>
    </w:lvl>
    <w:lvl w:ilvl="8" w:tplc="FAE610AE">
      <w:start w:val="1"/>
      <w:numFmt w:val="bullet"/>
      <w:lvlText w:val=""/>
      <w:lvlJc w:val="left"/>
      <w:pPr>
        <w:ind w:left="6480" w:hanging="360"/>
      </w:pPr>
      <w:rPr>
        <w:rFonts w:ascii="Wingdings" w:hAnsi="Wingdings" w:hint="default"/>
      </w:rPr>
    </w:lvl>
  </w:abstractNum>
  <w:abstractNum w:abstractNumId="23" w15:restartNumberingAfterBreak="0">
    <w:nsid w:val="65931D25"/>
    <w:multiLevelType w:val="hybridMultilevel"/>
    <w:tmpl w:val="187EF01A"/>
    <w:lvl w:ilvl="0" w:tplc="C5C00A22">
      <w:start w:val="2"/>
      <w:numFmt w:val="decimal"/>
      <w:lvlText w:val="%1."/>
      <w:lvlJc w:val="left"/>
      <w:pPr>
        <w:ind w:left="720" w:hanging="360"/>
      </w:pPr>
    </w:lvl>
    <w:lvl w:ilvl="1" w:tplc="359AD77A">
      <w:start w:val="1"/>
      <w:numFmt w:val="lowerLetter"/>
      <w:lvlText w:val="%2."/>
      <w:lvlJc w:val="left"/>
      <w:pPr>
        <w:ind w:left="1440" w:hanging="360"/>
      </w:pPr>
    </w:lvl>
    <w:lvl w:ilvl="2" w:tplc="1E702E50">
      <w:start w:val="1"/>
      <w:numFmt w:val="lowerRoman"/>
      <w:lvlText w:val="%3."/>
      <w:lvlJc w:val="right"/>
      <w:pPr>
        <w:ind w:left="2160" w:hanging="180"/>
      </w:pPr>
    </w:lvl>
    <w:lvl w:ilvl="3" w:tplc="12689690">
      <w:start w:val="1"/>
      <w:numFmt w:val="decimal"/>
      <w:lvlText w:val="%4."/>
      <w:lvlJc w:val="left"/>
      <w:pPr>
        <w:ind w:left="2880" w:hanging="360"/>
      </w:pPr>
    </w:lvl>
    <w:lvl w:ilvl="4" w:tplc="823824C8">
      <w:start w:val="1"/>
      <w:numFmt w:val="lowerLetter"/>
      <w:lvlText w:val="%5."/>
      <w:lvlJc w:val="left"/>
      <w:pPr>
        <w:ind w:left="3600" w:hanging="360"/>
      </w:pPr>
    </w:lvl>
    <w:lvl w:ilvl="5" w:tplc="92A2F2D2">
      <w:start w:val="1"/>
      <w:numFmt w:val="lowerRoman"/>
      <w:lvlText w:val="%6."/>
      <w:lvlJc w:val="right"/>
      <w:pPr>
        <w:ind w:left="4320" w:hanging="180"/>
      </w:pPr>
    </w:lvl>
    <w:lvl w:ilvl="6" w:tplc="F724C2A6">
      <w:start w:val="1"/>
      <w:numFmt w:val="decimal"/>
      <w:lvlText w:val="%7."/>
      <w:lvlJc w:val="left"/>
      <w:pPr>
        <w:ind w:left="5040" w:hanging="360"/>
      </w:pPr>
    </w:lvl>
    <w:lvl w:ilvl="7" w:tplc="11066FB4">
      <w:start w:val="1"/>
      <w:numFmt w:val="lowerLetter"/>
      <w:lvlText w:val="%8."/>
      <w:lvlJc w:val="left"/>
      <w:pPr>
        <w:ind w:left="5760" w:hanging="360"/>
      </w:pPr>
    </w:lvl>
    <w:lvl w:ilvl="8" w:tplc="B73C2A22">
      <w:start w:val="1"/>
      <w:numFmt w:val="lowerRoman"/>
      <w:lvlText w:val="%9."/>
      <w:lvlJc w:val="right"/>
      <w:pPr>
        <w:ind w:left="6480" w:hanging="180"/>
      </w:pPr>
    </w:lvl>
  </w:abstractNum>
  <w:abstractNum w:abstractNumId="24" w15:restartNumberingAfterBreak="0">
    <w:nsid w:val="661F2661"/>
    <w:multiLevelType w:val="hybridMultilevel"/>
    <w:tmpl w:val="0D26EEB8"/>
    <w:lvl w:ilvl="0" w:tplc="D334F3E2">
      <w:start w:val="1"/>
      <w:numFmt w:val="bullet"/>
      <w:lvlText w:val=""/>
      <w:lvlJc w:val="left"/>
      <w:pPr>
        <w:ind w:left="720" w:hanging="360"/>
      </w:pPr>
      <w:rPr>
        <w:rFonts w:ascii="Symbol" w:hAnsi="Symbol" w:hint="default"/>
      </w:rPr>
    </w:lvl>
    <w:lvl w:ilvl="1" w:tplc="C9E26A1A">
      <w:start w:val="1"/>
      <w:numFmt w:val="bullet"/>
      <w:lvlText w:val="o"/>
      <w:lvlJc w:val="left"/>
      <w:pPr>
        <w:ind w:left="1440" w:hanging="360"/>
      </w:pPr>
      <w:rPr>
        <w:rFonts w:ascii="Courier New" w:hAnsi="Courier New" w:hint="default"/>
      </w:rPr>
    </w:lvl>
    <w:lvl w:ilvl="2" w:tplc="C3505D26">
      <w:start w:val="1"/>
      <w:numFmt w:val="bullet"/>
      <w:lvlText w:val=""/>
      <w:lvlJc w:val="left"/>
      <w:pPr>
        <w:ind w:left="2160" w:hanging="360"/>
      </w:pPr>
      <w:rPr>
        <w:rFonts w:ascii="Wingdings" w:hAnsi="Wingdings" w:hint="default"/>
      </w:rPr>
    </w:lvl>
    <w:lvl w:ilvl="3" w:tplc="F6B05586">
      <w:start w:val="1"/>
      <w:numFmt w:val="bullet"/>
      <w:lvlText w:val=""/>
      <w:lvlJc w:val="left"/>
      <w:pPr>
        <w:ind w:left="2880" w:hanging="360"/>
      </w:pPr>
      <w:rPr>
        <w:rFonts w:ascii="Symbol" w:hAnsi="Symbol" w:hint="default"/>
      </w:rPr>
    </w:lvl>
    <w:lvl w:ilvl="4" w:tplc="88326DF0">
      <w:start w:val="1"/>
      <w:numFmt w:val="bullet"/>
      <w:lvlText w:val="o"/>
      <w:lvlJc w:val="left"/>
      <w:pPr>
        <w:ind w:left="3600" w:hanging="360"/>
      </w:pPr>
      <w:rPr>
        <w:rFonts w:ascii="Courier New" w:hAnsi="Courier New" w:hint="default"/>
      </w:rPr>
    </w:lvl>
    <w:lvl w:ilvl="5" w:tplc="113CAD5E">
      <w:start w:val="1"/>
      <w:numFmt w:val="bullet"/>
      <w:lvlText w:val=""/>
      <w:lvlJc w:val="left"/>
      <w:pPr>
        <w:ind w:left="4320" w:hanging="360"/>
      </w:pPr>
      <w:rPr>
        <w:rFonts w:ascii="Wingdings" w:hAnsi="Wingdings" w:hint="default"/>
      </w:rPr>
    </w:lvl>
    <w:lvl w:ilvl="6" w:tplc="7EF86D56">
      <w:start w:val="1"/>
      <w:numFmt w:val="bullet"/>
      <w:lvlText w:val=""/>
      <w:lvlJc w:val="left"/>
      <w:pPr>
        <w:ind w:left="5040" w:hanging="360"/>
      </w:pPr>
      <w:rPr>
        <w:rFonts w:ascii="Symbol" w:hAnsi="Symbol" w:hint="default"/>
      </w:rPr>
    </w:lvl>
    <w:lvl w:ilvl="7" w:tplc="0D0AAAE4">
      <w:start w:val="1"/>
      <w:numFmt w:val="bullet"/>
      <w:lvlText w:val="o"/>
      <w:lvlJc w:val="left"/>
      <w:pPr>
        <w:ind w:left="5760" w:hanging="360"/>
      </w:pPr>
      <w:rPr>
        <w:rFonts w:ascii="Courier New" w:hAnsi="Courier New" w:hint="default"/>
      </w:rPr>
    </w:lvl>
    <w:lvl w:ilvl="8" w:tplc="90A0C1E8">
      <w:start w:val="1"/>
      <w:numFmt w:val="bullet"/>
      <w:lvlText w:val=""/>
      <w:lvlJc w:val="left"/>
      <w:pPr>
        <w:ind w:left="6480" w:hanging="360"/>
      </w:pPr>
      <w:rPr>
        <w:rFonts w:ascii="Wingdings" w:hAnsi="Wingdings" w:hint="default"/>
      </w:rPr>
    </w:lvl>
  </w:abstractNum>
  <w:abstractNum w:abstractNumId="25" w15:restartNumberingAfterBreak="0">
    <w:nsid w:val="66AC2ECA"/>
    <w:multiLevelType w:val="multilevel"/>
    <w:tmpl w:val="4FE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BB455"/>
    <w:multiLevelType w:val="hybridMultilevel"/>
    <w:tmpl w:val="0EBEEA76"/>
    <w:lvl w:ilvl="0" w:tplc="4D62FD90">
      <w:start w:val="5"/>
      <w:numFmt w:val="decimal"/>
      <w:lvlText w:val="%1."/>
      <w:lvlJc w:val="left"/>
      <w:pPr>
        <w:ind w:left="720" w:hanging="360"/>
      </w:pPr>
    </w:lvl>
    <w:lvl w:ilvl="1" w:tplc="2DE04132">
      <w:start w:val="1"/>
      <w:numFmt w:val="lowerLetter"/>
      <w:lvlText w:val="%2."/>
      <w:lvlJc w:val="left"/>
      <w:pPr>
        <w:ind w:left="1440" w:hanging="360"/>
      </w:pPr>
    </w:lvl>
    <w:lvl w:ilvl="2" w:tplc="8CBC7C48">
      <w:start w:val="1"/>
      <w:numFmt w:val="lowerRoman"/>
      <w:lvlText w:val="%3."/>
      <w:lvlJc w:val="right"/>
      <w:pPr>
        <w:ind w:left="2160" w:hanging="180"/>
      </w:pPr>
    </w:lvl>
    <w:lvl w:ilvl="3" w:tplc="37F06376">
      <w:start w:val="1"/>
      <w:numFmt w:val="decimal"/>
      <w:lvlText w:val="%4."/>
      <w:lvlJc w:val="left"/>
      <w:pPr>
        <w:ind w:left="2880" w:hanging="360"/>
      </w:pPr>
    </w:lvl>
    <w:lvl w:ilvl="4" w:tplc="0B4CB44C">
      <w:start w:val="1"/>
      <w:numFmt w:val="lowerLetter"/>
      <w:lvlText w:val="%5."/>
      <w:lvlJc w:val="left"/>
      <w:pPr>
        <w:ind w:left="3600" w:hanging="360"/>
      </w:pPr>
    </w:lvl>
    <w:lvl w:ilvl="5" w:tplc="4D5058DC">
      <w:start w:val="1"/>
      <w:numFmt w:val="lowerRoman"/>
      <w:lvlText w:val="%6."/>
      <w:lvlJc w:val="right"/>
      <w:pPr>
        <w:ind w:left="4320" w:hanging="180"/>
      </w:pPr>
    </w:lvl>
    <w:lvl w:ilvl="6" w:tplc="8AFC626A">
      <w:start w:val="1"/>
      <w:numFmt w:val="decimal"/>
      <w:lvlText w:val="%7."/>
      <w:lvlJc w:val="left"/>
      <w:pPr>
        <w:ind w:left="5040" w:hanging="360"/>
      </w:pPr>
    </w:lvl>
    <w:lvl w:ilvl="7" w:tplc="E1481CF2">
      <w:start w:val="1"/>
      <w:numFmt w:val="lowerLetter"/>
      <w:lvlText w:val="%8."/>
      <w:lvlJc w:val="left"/>
      <w:pPr>
        <w:ind w:left="5760" w:hanging="360"/>
      </w:pPr>
    </w:lvl>
    <w:lvl w:ilvl="8" w:tplc="DEB8FCA0">
      <w:start w:val="1"/>
      <w:numFmt w:val="lowerRoman"/>
      <w:lvlText w:val="%9."/>
      <w:lvlJc w:val="right"/>
      <w:pPr>
        <w:ind w:left="6480" w:hanging="180"/>
      </w:pPr>
    </w:lvl>
  </w:abstractNum>
  <w:abstractNum w:abstractNumId="27" w15:restartNumberingAfterBreak="0">
    <w:nsid w:val="6B2BBB35"/>
    <w:multiLevelType w:val="hybridMultilevel"/>
    <w:tmpl w:val="EBF47D9C"/>
    <w:lvl w:ilvl="0" w:tplc="46FEE3A8">
      <w:start w:val="1"/>
      <w:numFmt w:val="decimal"/>
      <w:lvlText w:val="%1."/>
      <w:lvlJc w:val="left"/>
      <w:pPr>
        <w:ind w:left="720" w:hanging="360"/>
      </w:pPr>
    </w:lvl>
    <w:lvl w:ilvl="1" w:tplc="43AEF7C0">
      <w:start w:val="1"/>
      <w:numFmt w:val="lowerLetter"/>
      <w:lvlText w:val="%2."/>
      <w:lvlJc w:val="left"/>
      <w:pPr>
        <w:ind w:left="1440" w:hanging="360"/>
      </w:pPr>
    </w:lvl>
    <w:lvl w:ilvl="2" w:tplc="12DE2786">
      <w:start w:val="1"/>
      <w:numFmt w:val="lowerRoman"/>
      <w:lvlText w:val="%3."/>
      <w:lvlJc w:val="right"/>
      <w:pPr>
        <w:ind w:left="2160" w:hanging="180"/>
      </w:pPr>
    </w:lvl>
    <w:lvl w:ilvl="3" w:tplc="BD54F036">
      <w:start w:val="1"/>
      <w:numFmt w:val="decimal"/>
      <w:lvlText w:val="%4."/>
      <w:lvlJc w:val="left"/>
      <w:pPr>
        <w:ind w:left="2880" w:hanging="360"/>
      </w:pPr>
    </w:lvl>
    <w:lvl w:ilvl="4" w:tplc="08F2A800">
      <w:start w:val="1"/>
      <w:numFmt w:val="lowerLetter"/>
      <w:lvlText w:val="%5."/>
      <w:lvlJc w:val="left"/>
      <w:pPr>
        <w:ind w:left="3600" w:hanging="360"/>
      </w:pPr>
    </w:lvl>
    <w:lvl w:ilvl="5" w:tplc="AD68FC8E">
      <w:start w:val="1"/>
      <w:numFmt w:val="lowerRoman"/>
      <w:lvlText w:val="%6."/>
      <w:lvlJc w:val="right"/>
      <w:pPr>
        <w:ind w:left="4320" w:hanging="180"/>
      </w:pPr>
    </w:lvl>
    <w:lvl w:ilvl="6" w:tplc="7D8CF130">
      <w:start w:val="1"/>
      <w:numFmt w:val="decimal"/>
      <w:lvlText w:val="%7."/>
      <w:lvlJc w:val="left"/>
      <w:pPr>
        <w:ind w:left="5040" w:hanging="360"/>
      </w:pPr>
    </w:lvl>
    <w:lvl w:ilvl="7" w:tplc="42681C12">
      <w:start w:val="1"/>
      <w:numFmt w:val="lowerLetter"/>
      <w:lvlText w:val="%8."/>
      <w:lvlJc w:val="left"/>
      <w:pPr>
        <w:ind w:left="5760" w:hanging="360"/>
      </w:pPr>
    </w:lvl>
    <w:lvl w:ilvl="8" w:tplc="2BFCB7E6">
      <w:start w:val="1"/>
      <w:numFmt w:val="lowerRoman"/>
      <w:lvlText w:val="%9."/>
      <w:lvlJc w:val="right"/>
      <w:pPr>
        <w:ind w:left="6480" w:hanging="180"/>
      </w:pPr>
    </w:lvl>
  </w:abstractNum>
  <w:abstractNum w:abstractNumId="28" w15:restartNumberingAfterBreak="0">
    <w:nsid w:val="705A0301"/>
    <w:multiLevelType w:val="hybridMultilevel"/>
    <w:tmpl w:val="FC26CF94"/>
    <w:lvl w:ilvl="0" w:tplc="1B90E730">
      <w:start w:val="1"/>
      <w:numFmt w:val="bullet"/>
      <w:lvlText w:val=""/>
      <w:lvlJc w:val="left"/>
      <w:pPr>
        <w:ind w:left="1080" w:hanging="360"/>
      </w:pPr>
      <w:rPr>
        <w:rFonts w:ascii="Symbol" w:hAnsi="Symbol"/>
      </w:rPr>
    </w:lvl>
    <w:lvl w:ilvl="1" w:tplc="CBF61D1C">
      <w:start w:val="1"/>
      <w:numFmt w:val="bullet"/>
      <w:lvlText w:val=""/>
      <w:lvlJc w:val="left"/>
      <w:pPr>
        <w:ind w:left="1080" w:hanging="360"/>
      </w:pPr>
      <w:rPr>
        <w:rFonts w:ascii="Symbol" w:hAnsi="Symbol"/>
      </w:rPr>
    </w:lvl>
    <w:lvl w:ilvl="2" w:tplc="3F201A9A">
      <w:start w:val="1"/>
      <w:numFmt w:val="bullet"/>
      <w:lvlText w:val=""/>
      <w:lvlJc w:val="left"/>
      <w:pPr>
        <w:ind w:left="1080" w:hanging="360"/>
      </w:pPr>
      <w:rPr>
        <w:rFonts w:ascii="Symbol" w:hAnsi="Symbol"/>
      </w:rPr>
    </w:lvl>
    <w:lvl w:ilvl="3" w:tplc="E110AAB8">
      <w:start w:val="1"/>
      <w:numFmt w:val="bullet"/>
      <w:lvlText w:val=""/>
      <w:lvlJc w:val="left"/>
      <w:pPr>
        <w:ind w:left="1080" w:hanging="360"/>
      </w:pPr>
      <w:rPr>
        <w:rFonts w:ascii="Symbol" w:hAnsi="Symbol"/>
      </w:rPr>
    </w:lvl>
    <w:lvl w:ilvl="4" w:tplc="F4F05DD0">
      <w:start w:val="1"/>
      <w:numFmt w:val="bullet"/>
      <w:lvlText w:val=""/>
      <w:lvlJc w:val="left"/>
      <w:pPr>
        <w:ind w:left="1080" w:hanging="360"/>
      </w:pPr>
      <w:rPr>
        <w:rFonts w:ascii="Symbol" w:hAnsi="Symbol"/>
      </w:rPr>
    </w:lvl>
    <w:lvl w:ilvl="5" w:tplc="6DA60F98">
      <w:start w:val="1"/>
      <w:numFmt w:val="bullet"/>
      <w:lvlText w:val=""/>
      <w:lvlJc w:val="left"/>
      <w:pPr>
        <w:ind w:left="1080" w:hanging="360"/>
      </w:pPr>
      <w:rPr>
        <w:rFonts w:ascii="Symbol" w:hAnsi="Symbol"/>
      </w:rPr>
    </w:lvl>
    <w:lvl w:ilvl="6" w:tplc="84AAE336">
      <w:start w:val="1"/>
      <w:numFmt w:val="bullet"/>
      <w:lvlText w:val=""/>
      <w:lvlJc w:val="left"/>
      <w:pPr>
        <w:ind w:left="1080" w:hanging="360"/>
      </w:pPr>
      <w:rPr>
        <w:rFonts w:ascii="Symbol" w:hAnsi="Symbol"/>
      </w:rPr>
    </w:lvl>
    <w:lvl w:ilvl="7" w:tplc="0D48F384">
      <w:start w:val="1"/>
      <w:numFmt w:val="bullet"/>
      <w:lvlText w:val=""/>
      <w:lvlJc w:val="left"/>
      <w:pPr>
        <w:ind w:left="1080" w:hanging="360"/>
      </w:pPr>
      <w:rPr>
        <w:rFonts w:ascii="Symbol" w:hAnsi="Symbol"/>
      </w:rPr>
    </w:lvl>
    <w:lvl w:ilvl="8" w:tplc="A5901712">
      <w:start w:val="1"/>
      <w:numFmt w:val="bullet"/>
      <w:lvlText w:val=""/>
      <w:lvlJc w:val="left"/>
      <w:pPr>
        <w:ind w:left="1080" w:hanging="360"/>
      </w:pPr>
      <w:rPr>
        <w:rFonts w:ascii="Symbol" w:hAnsi="Symbol"/>
      </w:rPr>
    </w:lvl>
  </w:abstractNum>
  <w:abstractNum w:abstractNumId="29" w15:restartNumberingAfterBreak="0">
    <w:nsid w:val="72A14AF6"/>
    <w:multiLevelType w:val="hybridMultilevel"/>
    <w:tmpl w:val="E4C272E6"/>
    <w:lvl w:ilvl="0" w:tplc="5DE8F428">
      <w:numFmt w:val="bullet"/>
      <w:lvlText w:val=""/>
      <w:lvlJc w:val="left"/>
      <w:pPr>
        <w:ind w:left="825" w:hanging="360"/>
      </w:pPr>
      <w:rPr>
        <w:rFonts w:ascii="Symbol" w:eastAsia="Symbol" w:hAnsi="Symbol" w:cs="Symbol" w:hint="default"/>
        <w:spacing w:val="0"/>
        <w:w w:val="99"/>
        <w:lang w:val="en-US" w:eastAsia="en-US" w:bidi="ar-SA"/>
      </w:rPr>
    </w:lvl>
    <w:lvl w:ilvl="1" w:tplc="41688EA2">
      <w:numFmt w:val="bullet"/>
      <w:lvlText w:val="•"/>
      <w:lvlJc w:val="left"/>
      <w:pPr>
        <w:ind w:left="1420" w:hanging="360"/>
      </w:pPr>
      <w:rPr>
        <w:rFonts w:hint="default"/>
        <w:lang w:val="en-US" w:eastAsia="en-US" w:bidi="ar-SA"/>
      </w:rPr>
    </w:lvl>
    <w:lvl w:ilvl="2" w:tplc="6E4CCCF8">
      <w:numFmt w:val="bullet"/>
      <w:lvlText w:val="•"/>
      <w:lvlJc w:val="left"/>
      <w:pPr>
        <w:ind w:left="2020" w:hanging="360"/>
      </w:pPr>
      <w:rPr>
        <w:rFonts w:hint="default"/>
        <w:lang w:val="en-US" w:eastAsia="en-US" w:bidi="ar-SA"/>
      </w:rPr>
    </w:lvl>
    <w:lvl w:ilvl="3" w:tplc="042E90B0">
      <w:numFmt w:val="bullet"/>
      <w:lvlText w:val="•"/>
      <w:lvlJc w:val="left"/>
      <w:pPr>
        <w:ind w:left="2621" w:hanging="360"/>
      </w:pPr>
      <w:rPr>
        <w:rFonts w:hint="default"/>
        <w:lang w:val="en-US" w:eastAsia="en-US" w:bidi="ar-SA"/>
      </w:rPr>
    </w:lvl>
    <w:lvl w:ilvl="4" w:tplc="5ABC3AAA">
      <w:numFmt w:val="bullet"/>
      <w:lvlText w:val="•"/>
      <w:lvlJc w:val="left"/>
      <w:pPr>
        <w:ind w:left="3221" w:hanging="360"/>
      </w:pPr>
      <w:rPr>
        <w:rFonts w:hint="default"/>
        <w:lang w:val="en-US" w:eastAsia="en-US" w:bidi="ar-SA"/>
      </w:rPr>
    </w:lvl>
    <w:lvl w:ilvl="5" w:tplc="107A9E86">
      <w:numFmt w:val="bullet"/>
      <w:lvlText w:val="•"/>
      <w:lvlJc w:val="left"/>
      <w:pPr>
        <w:ind w:left="3822" w:hanging="360"/>
      </w:pPr>
      <w:rPr>
        <w:rFonts w:hint="default"/>
        <w:lang w:val="en-US" w:eastAsia="en-US" w:bidi="ar-SA"/>
      </w:rPr>
    </w:lvl>
    <w:lvl w:ilvl="6" w:tplc="19E24F10">
      <w:numFmt w:val="bullet"/>
      <w:lvlText w:val="•"/>
      <w:lvlJc w:val="left"/>
      <w:pPr>
        <w:ind w:left="4422" w:hanging="360"/>
      </w:pPr>
      <w:rPr>
        <w:rFonts w:hint="default"/>
        <w:lang w:val="en-US" w:eastAsia="en-US" w:bidi="ar-SA"/>
      </w:rPr>
    </w:lvl>
    <w:lvl w:ilvl="7" w:tplc="977E60B8">
      <w:numFmt w:val="bullet"/>
      <w:lvlText w:val="•"/>
      <w:lvlJc w:val="left"/>
      <w:pPr>
        <w:ind w:left="5022" w:hanging="360"/>
      </w:pPr>
      <w:rPr>
        <w:rFonts w:hint="default"/>
        <w:lang w:val="en-US" w:eastAsia="en-US" w:bidi="ar-SA"/>
      </w:rPr>
    </w:lvl>
    <w:lvl w:ilvl="8" w:tplc="C7463CC8">
      <w:numFmt w:val="bullet"/>
      <w:lvlText w:val="•"/>
      <w:lvlJc w:val="left"/>
      <w:pPr>
        <w:ind w:left="5623" w:hanging="360"/>
      </w:pPr>
      <w:rPr>
        <w:rFonts w:hint="default"/>
        <w:lang w:val="en-US" w:eastAsia="en-US" w:bidi="ar-SA"/>
      </w:rPr>
    </w:lvl>
  </w:abstractNum>
  <w:abstractNum w:abstractNumId="30" w15:restartNumberingAfterBreak="0">
    <w:nsid w:val="73BF2FA2"/>
    <w:multiLevelType w:val="hybridMultilevel"/>
    <w:tmpl w:val="4F142C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73E438F2"/>
    <w:multiLevelType w:val="hybridMultilevel"/>
    <w:tmpl w:val="C5142C00"/>
    <w:lvl w:ilvl="0" w:tplc="4CDCFCDE">
      <w:numFmt w:val="bullet"/>
      <w:lvlText w:val=""/>
      <w:lvlJc w:val="left"/>
      <w:pPr>
        <w:ind w:left="1180" w:hanging="360"/>
      </w:pPr>
      <w:rPr>
        <w:rFonts w:ascii="Wingdings" w:eastAsia="Wingdings" w:hAnsi="Wingdings" w:cs="Wingdings" w:hint="default"/>
        <w:b w:val="0"/>
        <w:bCs w:val="0"/>
        <w:i w:val="0"/>
        <w:iCs w:val="0"/>
        <w:color w:val="00AFEF"/>
        <w:spacing w:val="0"/>
        <w:w w:val="100"/>
        <w:sz w:val="22"/>
        <w:szCs w:val="22"/>
        <w:lang w:val="en-US" w:eastAsia="en-US" w:bidi="ar-SA"/>
      </w:rPr>
    </w:lvl>
    <w:lvl w:ilvl="1" w:tplc="61AA1FE2">
      <w:numFmt w:val="bullet"/>
      <w:lvlText w:val="•"/>
      <w:lvlJc w:val="left"/>
      <w:pPr>
        <w:ind w:left="2082" w:hanging="360"/>
      </w:pPr>
      <w:rPr>
        <w:rFonts w:hint="default"/>
        <w:lang w:val="en-US" w:eastAsia="en-US" w:bidi="ar-SA"/>
      </w:rPr>
    </w:lvl>
    <w:lvl w:ilvl="2" w:tplc="A85AF914">
      <w:numFmt w:val="bullet"/>
      <w:lvlText w:val="•"/>
      <w:lvlJc w:val="left"/>
      <w:pPr>
        <w:ind w:left="2985" w:hanging="360"/>
      </w:pPr>
      <w:rPr>
        <w:rFonts w:hint="default"/>
        <w:lang w:val="en-US" w:eastAsia="en-US" w:bidi="ar-SA"/>
      </w:rPr>
    </w:lvl>
    <w:lvl w:ilvl="3" w:tplc="1790609E">
      <w:numFmt w:val="bullet"/>
      <w:lvlText w:val="•"/>
      <w:lvlJc w:val="left"/>
      <w:pPr>
        <w:ind w:left="3887" w:hanging="360"/>
      </w:pPr>
      <w:rPr>
        <w:rFonts w:hint="default"/>
        <w:lang w:val="en-US" w:eastAsia="en-US" w:bidi="ar-SA"/>
      </w:rPr>
    </w:lvl>
    <w:lvl w:ilvl="4" w:tplc="0A0A78FE">
      <w:numFmt w:val="bullet"/>
      <w:lvlText w:val="•"/>
      <w:lvlJc w:val="left"/>
      <w:pPr>
        <w:ind w:left="4790" w:hanging="360"/>
      </w:pPr>
      <w:rPr>
        <w:rFonts w:hint="default"/>
        <w:lang w:val="en-US" w:eastAsia="en-US" w:bidi="ar-SA"/>
      </w:rPr>
    </w:lvl>
    <w:lvl w:ilvl="5" w:tplc="030A179C">
      <w:numFmt w:val="bullet"/>
      <w:lvlText w:val="•"/>
      <w:lvlJc w:val="left"/>
      <w:pPr>
        <w:ind w:left="5693" w:hanging="360"/>
      </w:pPr>
      <w:rPr>
        <w:rFonts w:hint="default"/>
        <w:lang w:val="en-US" w:eastAsia="en-US" w:bidi="ar-SA"/>
      </w:rPr>
    </w:lvl>
    <w:lvl w:ilvl="6" w:tplc="01B0319E">
      <w:numFmt w:val="bullet"/>
      <w:lvlText w:val="•"/>
      <w:lvlJc w:val="left"/>
      <w:pPr>
        <w:ind w:left="6595" w:hanging="360"/>
      </w:pPr>
      <w:rPr>
        <w:rFonts w:hint="default"/>
        <w:lang w:val="en-US" w:eastAsia="en-US" w:bidi="ar-SA"/>
      </w:rPr>
    </w:lvl>
    <w:lvl w:ilvl="7" w:tplc="D896793A">
      <w:numFmt w:val="bullet"/>
      <w:lvlText w:val="•"/>
      <w:lvlJc w:val="left"/>
      <w:pPr>
        <w:ind w:left="7498" w:hanging="360"/>
      </w:pPr>
      <w:rPr>
        <w:rFonts w:hint="default"/>
        <w:lang w:val="en-US" w:eastAsia="en-US" w:bidi="ar-SA"/>
      </w:rPr>
    </w:lvl>
    <w:lvl w:ilvl="8" w:tplc="11D45110">
      <w:numFmt w:val="bullet"/>
      <w:lvlText w:val="•"/>
      <w:lvlJc w:val="left"/>
      <w:pPr>
        <w:ind w:left="8401" w:hanging="360"/>
      </w:pPr>
      <w:rPr>
        <w:rFonts w:hint="default"/>
        <w:lang w:val="en-US" w:eastAsia="en-US" w:bidi="ar-SA"/>
      </w:rPr>
    </w:lvl>
  </w:abstractNum>
  <w:abstractNum w:abstractNumId="32" w15:restartNumberingAfterBreak="0">
    <w:nsid w:val="74E4191D"/>
    <w:multiLevelType w:val="multilevel"/>
    <w:tmpl w:val="2626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F63AC"/>
    <w:multiLevelType w:val="hybridMultilevel"/>
    <w:tmpl w:val="73EC9904"/>
    <w:lvl w:ilvl="0" w:tplc="A7D65E70">
      <w:start w:val="1"/>
      <w:numFmt w:val="bullet"/>
      <w:lvlText w:val="-"/>
      <w:lvlJc w:val="left"/>
      <w:pPr>
        <w:ind w:left="720" w:hanging="360"/>
      </w:pPr>
      <w:rPr>
        <w:rFonts w:ascii="Aptos" w:hAnsi="Aptos" w:hint="default"/>
      </w:rPr>
    </w:lvl>
    <w:lvl w:ilvl="1" w:tplc="75048276">
      <w:start w:val="1"/>
      <w:numFmt w:val="bullet"/>
      <w:lvlText w:val="o"/>
      <w:lvlJc w:val="left"/>
      <w:pPr>
        <w:ind w:left="1440" w:hanging="360"/>
      </w:pPr>
      <w:rPr>
        <w:rFonts w:ascii="Courier New" w:hAnsi="Courier New" w:hint="default"/>
      </w:rPr>
    </w:lvl>
    <w:lvl w:ilvl="2" w:tplc="74D46D9E">
      <w:start w:val="1"/>
      <w:numFmt w:val="bullet"/>
      <w:lvlText w:val=""/>
      <w:lvlJc w:val="left"/>
      <w:pPr>
        <w:ind w:left="2160" w:hanging="360"/>
      </w:pPr>
      <w:rPr>
        <w:rFonts w:ascii="Wingdings" w:hAnsi="Wingdings" w:hint="default"/>
      </w:rPr>
    </w:lvl>
    <w:lvl w:ilvl="3" w:tplc="B8983226">
      <w:start w:val="1"/>
      <w:numFmt w:val="bullet"/>
      <w:lvlText w:val=""/>
      <w:lvlJc w:val="left"/>
      <w:pPr>
        <w:ind w:left="2880" w:hanging="360"/>
      </w:pPr>
      <w:rPr>
        <w:rFonts w:ascii="Symbol" w:hAnsi="Symbol" w:hint="default"/>
      </w:rPr>
    </w:lvl>
    <w:lvl w:ilvl="4" w:tplc="3B9C4AB0">
      <w:start w:val="1"/>
      <w:numFmt w:val="bullet"/>
      <w:lvlText w:val="o"/>
      <w:lvlJc w:val="left"/>
      <w:pPr>
        <w:ind w:left="3600" w:hanging="360"/>
      </w:pPr>
      <w:rPr>
        <w:rFonts w:ascii="Courier New" w:hAnsi="Courier New" w:hint="default"/>
      </w:rPr>
    </w:lvl>
    <w:lvl w:ilvl="5" w:tplc="B74A3618">
      <w:start w:val="1"/>
      <w:numFmt w:val="bullet"/>
      <w:lvlText w:val=""/>
      <w:lvlJc w:val="left"/>
      <w:pPr>
        <w:ind w:left="4320" w:hanging="360"/>
      </w:pPr>
      <w:rPr>
        <w:rFonts w:ascii="Wingdings" w:hAnsi="Wingdings" w:hint="default"/>
      </w:rPr>
    </w:lvl>
    <w:lvl w:ilvl="6" w:tplc="87E25E92">
      <w:start w:val="1"/>
      <w:numFmt w:val="bullet"/>
      <w:lvlText w:val=""/>
      <w:lvlJc w:val="left"/>
      <w:pPr>
        <w:ind w:left="5040" w:hanging="360"/>
      </w:pPr>
      <w:rPr>
        <w:rFonts w:ascii="Symbol" w:hAnsi="Symbol" w:hint="default"/>
      </w:rPr>
    </w:lvl>
    <w:lvl w:ilvl="7" w:tplc="8722B1B2">
      <w:start w:val="1"/>
      <w:numFmt w:val="bullet"/>
      <w:lvlText w:val="o"/>
      <w:lvlJc w:val="left"/>
      <w:pPr>
        <w:ind w:left="5760" w:hanging="360"/>
      </w:pPr>
      <w:rPr>
        <w:rFonts w:ascii="Courier New" w:hAnsi="Courier New" w:hint="default"/>
      </w:rPr>
    </w:lvl>
    <w:lvl w:ilvl="8" w:tplc="843C7BF0">
      <w:start w:val="1"/>
      <w:numFmt w:val="bullet"/>
      <w:lvlText w:val=""/>
      <w:lvlJc w:val="left"/>
      <w:pPr>
        <w:ind w:left="6480" w:hanging="360"/>
      </w:pPr>
      <w:rPr>
        <w:rFonts w:ascii="Wingdings" w:hAnsi="Wingdings" w:hint="default"/>
      </w:rPr>
    </w:lvl>
  </w:abstractNum>
  <w:abstractNum w:abstractNumId="34" w15:restartNumberingAfterBreak="0">
    <w:nsid w:val="7B025B85"/>
    <w:multiLevelType w:val="hybridMultilevel"/>
    <w:tmpl w:val="91F6027A"/>
    <w:lvl w:ilvl="0" w:tplc="41560AF4">
      <w:start w:val="1"/>
      <w:numFmt w:val="lowerLetter"/>
      <w:lvlText w:val="%1)"/>
      <w:lvlJc w:val="left"/>
      <w:pPr>
        <w:ind w:left="1168" w:hanging="360"/>
      </w:pPr>
      <w:rPr>
        <w:rFonts w:ascii="Calibri" w:eastAsia="Calibri" w:hAnsi="Calibri" w:cs="Calibri" w:hint="default"/>
        <w:b w:val="0"/>
        <w:bCs w:val="0"/>
        <w:i w:val="0"/>
        <w:iCs w:val="0"/>
        <w:spacing w:val="-1"/>
        <w:w w:val="100"/>
        <w:sz w:val="22"/>
        <w:szCs w:val="22"/>
        <w:lang w:val="en-US" w:eastAsia="en-US" w:bidi="ar-SA"/>
      </w:rPr>
    </w:lvl>
    <w:lvl w:ilvl="1" w:tplc="70529626">
      <w:numFmt w:val="bullet"/>
      <w:lvlText w:val="•"/>
      <w:lvlJc w:val="left"/>
      <w:pPr>
        <w:ind w:left="2064" w:hanging="360"/>
      </w:pPr>
      <w:rPr>
        <w:rFonts w:hint="default"/>
        <w:lang w:val="en-US" w:eastAsia="en-US" w:bidi="ar-SA"/>
      </w:rPr>
    </w:lvl>
    <w:lvl w:ilvl="2" w:tplc="ABAE9C50">
      <w:numFmt w:val="bullet"/>
      <w:lvlText w:val="•"/>
      <w:lvlJc w:val="left"/>
      <w:pPr>
        <w:ind w:left="2969" w:hanging="360"/>
      </w:pPr>
      <w:rPr>
        <w:rFonts w:hint="default"/>
        <w:lang w:val="en-US" w:eastAsia="en-US" w:bidi="ar-SA"/>
      </w:rPr>
    </w:lvl>
    <w:lvl w:ilvl="3" w:tplc="3B84BE68">
      <w:numFmt w:val="bullet"/>
      <w:lvlText w:val="•"/>
      <w:lvlJc w:val="left"/>
      <w:pPr>
        <w:ind w:left="3873" w:hanging="360"/>
      </w:pPr>
      <w:rPr>
        <w:rFonts w:hint="default"/>
        <w:lang w:val="en-US" w:eastAsia="en-US" w:bidi="ar-SA"/>
      </w:rPr>
    </w:lvl>
    <w:lvl w:ilvl="4" w:tplc="2B6C1C12">
      <w:numFmt w:val="bullet"/>
      <w:lvlText w:val="•"/>
      <w:lvlJc w:val="left"/>
      <w:pPr>
        <w:ind w:left="4778" w:hanging="360"/>
      </w:pPr>
      <w:rPr>
        <w:rFonts w:hint="default"/>
        <w:lang w:val="en-US" w:eastAsia="en-US" w:bidi="ar-SA"/>
      </w:rPr>
    </w:lvl>
    <w:lvl w:ilvl="5" w:tplc="407E6F16">
      <w:numFmt w:val="bullet"/>
      <w:lvlText w:val="•"/>
      <w:lvlJc w:val="left"/>
      <w:pPr>
        <w:ind w:left="5683" w:hanging="360"/>
      </w:pPr>
      <w:rPr>
        <w:rFonts w:hint="default"/>
        <w:lang w:val="en-US" w:eastAsia="en-US" w:bidi="ar-SA"/>
      </w:rPr>
    </w:lvl>
    <w:lvl w:ilvl="6" w:tplc="1E46E8E4">
      <w:numFmt w:val="bullet"/>
      <w:lvlText w:val="•"/>
      <w:lvlJc w:val="left"/>
      <w:pPr>
        <w:ind w:left="6587" w:hanging="360"/>
      </w:pPr>
      <w:rPr>
        <w:rFonts w:hint="default"/>
        <w:lang w:val="en-US" w:eastAsia="en-US" w:bidi="ar-SA"/>
      </w:rPr>
    </w:lvl>
    <w:lvl w:ilvl="7" w:tplc="F9D0671C">
      <w:numFmt w:val="bullet"/>
      <w:lvlText w:val="•"/>
      <w:lvlJc w:val="left"/>
      <w:pPr>
        <w:ind w:left="7492" w:hanging="360"/>
      </w:pPr>
      <w:rPr>
        <w:rFonts w:hint="default"/>
        <w:lang w:val="en-US" w:eastAsia="en-US" w:bidi="ar-SA"/>
      </w:rPr>
    </w:lvl>
    <w:lvl w:ilvl="8" w:tplc="FA506978">
      <w:numFmt w:val="bullet"/>
      <w:lvlText w:val="•"/>
      <w:lvlJc w:val="left"/>
      <w:pPr>
        <w:ind w:left="8397" w:hanging="360"/>
      </w:pPr>
      <w:rPr>
        <w:rFonts w:hint="default"/>
        <w:lang w:val="en-US" w:eastAsia="en-US" w:bidi="ar-SA"/>
      </w:rPr>
    </w:lvl>
  </w:abstractNum>
  <w:abstractNum w:abstractNumId="35" w15:restartNumberingAfterBreak="0">
    <w:nsid w:val="7E12DA8B"/>
    <w:multiLevelType w:val="hybridMultilevel"/>
    <w:tmpl w:val="4F70FB9E"/>
    <w:lvl w:ilvl="0" w:tplc="6A10567A">
      <w:start w:val="4"/>
      <w:numFmt w:val="decimal"/>
      <w:lvlText w:val="%1."/>
      <w:lvlJc w:val="left"/>
      <w:pPr>
        <w:ind w:left="720" w:hanging="360"/>
      </w:pPr>
    </w:lvl>
    <w:lvl w:ilvl="1" w:tplc="F6B6549E">
      <w:start w:val="1"/>
      <w:numFmt w:val="lowerLetter"/>
      <w:lvlText w:val="%2."/>
      <w:lvlJc w:val="left"/>
      <w:pPr>
        <w:ind w:left="1440" w:hanging="360"/>
      </w:pPr>
    </w:lvl>
    <w:lvl w:ilvl="2" w:tplc="81121B82">
      <w:start w:val="1"/>
      <w:numFmt w:val="lowerRoman"/>
      <w:lvlText w:val="%3."/>
      <w:lvlJc w:val="right"/>
      <w:pPr>
        <w:ind w:left="2160" w:hanging="180"/>
      </w:pPr>
    </w:lvl>
    <w:lvl w:ilvl="3" w:tplc="9364F138">
      <w:start w:val="1"/>
      <w:numFmt w:val="decimal"/>
      <w:lvlText w:val="%4."/>
      <w:lvlJc w:val="left"/>
      <w:pPr>
        <w:ind w:left="2880" w:hanging="360"/>
      </w:pPr>
    </w:lvl>
    <w:lvl w:ilvl="4" w:tplc="AA946198">
      <w:start w:val="1"/>
      <w:numFmt w:val="lowerLetter"/>
      <w:lvlText w:val="%5."/>
      <w:lvlJc w:val="left"/>
      <w:pPr>
        <w:ind w:left="3600" w:hanging="360"/>
      </w:pPr>
    </w:lvl>
    <w:lvl w:ilvl="5" w:tplc="6F1C0378">
      <w:start w:val="1"/>
      <w:numFmt w:val="lowerRoman"/>
      <w:lvlText w:val="%6."/>
      <w:lvlJc w:val="right"/>
      <w:pPr>
        <w:ind w:left="4320" w:hanging="180"/>
      </w:pPr>
    </w:lvl>
    <w:lvl w:ilvl="6" w:tplc="87181626">
      <w:start w:val="1"/>
      <w:numFmt w:val="decimal"/>
      <w:lvlText w:val="%7."/>
      <w:lvlJc w:val="left"/>
      <w:pPr>
        <w:ind w:left="5040" w:hanging="360"/>
      </w:pPr>
    </w:lvl>
    <w:lvl w:ilvl="7" w:tplc="2796F5A0">
      <w:start w:val="1"/>
      <w:numFmt w:val="lowerLetter"/>
      <w:lvlText w:val="%8."/>
      <w:lvlJc w:val="left"/>
      <w:pPr>
        <w:ind w:left="5760" w:hanging="360"/>
      </w:pPr>
    </w:lvl>
    <w:lvl w:ilvl="8" w:tplc="846EE73E">
      <w:start w:val="1"/>
      <w:numFmt w:val="lowerRoman"/>
      <w:lvlText w:val="%9."/>
      <w:lvlJc w:val="right"/>
      <w:pPr>
        <w:ind w:left="6480" w:hanging="180"/>
      </w:pPr>
    </w:lvl>
  </w:abstractNum>
  <w:num w:numId="1" w16cid:durableId="816579953">
    <w:abstractNumId w:val="26"/>
  </w:num>
  <w:num w:numId="2" w16cid:durableId="1654867486">
    <w:abstractNumId w:val="35"/>
  </w:num>
  <w:num w:numId="3" w16cid:durableId="1846704290">
    <w:abstractNumId w:val="21"/>
  </w:num>
  <w:num w:numId="4" w16cid:durableId="648483192">
    <w:abstractNumId w:val="23"/>
  </w:num>
  <w:num w:numId="5" w16cid:durableId="770391433">
    <w:abstractNumId w:val="27"/>
  </w:num>
  <w:num w:numId="6" w16cid:durableId="1112749765">
    <w:abstractNumId w:val="20"/>
  </w:num>
  <w:num w:numId="7" w16cid:durableId="946961071">
    <w:abstractNumId w:val="11"/>
  </w:num>
  <w:num w:numId="8" w16cid:durableId="1201867916">
    <w:abstractNumId w:val="25"/>
  </w:num>
  <w:num w:numId="9" w16cid:durableId="333190926">
    <w:abstractNumId w:val="32"/>
  </w:num>
  <w:num w:numId="10" w16cid:durableId="605579075">
    <w:abstractNumId w:val="4"/>
  </w:num>
  <w:num w:numId="11" w16cid:durableId="1978029724">
    <w:abstractNumId w:val="3"/>
  </w:num>
  <w:num w:numId="12" w16cid:durableId="1877549008">
    <w:abstractNumId w:val="8"/>
  </w:num>
  <w:num w:numId="13" w16cid:durableId="918291112">
    <w:abstractNumId w:val="1"/>
  </w:num>
  <w:num w:numId="14" w16cid:durableId="287202169">
    <w:abstractNumId w:val="22"/>
  </w:num>
  <w:num w:numId="15" w16cid:durableId="1708949425">
    <w:abstractNumId w:val="5"/>
  </w:num>
  <w:num w:numId="16" w16cid:durableId="292444484">
    <w:abstractNumId w:val="24"/>
  </w:num>
  <w:num w:numId="17" w16cid:durableId="754086011">
    <w:abstractNumId w:val="2"/>
  </w:num>
  <w:num w:numId="18" w16cid:durableId="97870391">
    <w:abstractNumId w:val="33"/>
  </w:num>
  <w:num w:numId="19" w16cid:durableId="453136514">
    <w:abstractNumId w:val="12"/>
  </w:num>
  <w:num w:numId="20" w16cid:durableId="959993640">
    <w:abstractNumId w:val="7"/>
  </w:num>
  <w:num w:numId="21" w16cid:durableId="494690618">
    <w:abstractNumId w:val="10"/>
  </w:num>
  <w:num w:numId="22" w16cid:durableId="1421486299">
    <w:abstractNumId w:val="18"/>
  </w:num>
  <w:num w:numId="23" w16cid:durableId="861161920">
    <w:abstractNumId w:val="28"/>
  </w:num>
  <w:num w:numId="24" w16cid:durableId="41560581">
    <w:abstractNumId w:val="17"/>
  </w:num>
  <w:num w:numId="25" w16cid:durableId="2034106477">
    <w:abstractNumId w:val="30"/>
  </w:num>
  <w:num w:numId="26" w16cid:durableId="867722933">
    <w:abstractNumId w:val="9"/>
  </w:num>
  <w:num w:numId="27" w16cid:durableId="290982987">
    <w:abstractNumId w:val="6"/>
  </w:num>
  <w:num w:numId="28" w16cid:durableId="2090542847">
    <w:abstractNumId w:val="0"/>
  </w:num>
  <w:num w:numId="29" w16cid:durableId="673804005">
    <w:abstractNumId w:val="34"/>
  </w:num>
  <w:num w:numId="30" w16cid:durableId="1405908518">
    <w:abstractNumId w:val="14"/>
  </w:num>
  <w:num w:numId="31" w16cid:durableId="1704742518">
    <w:abstractNumId w:val="29"/>
  </w:num>
  <w:num w:numId="32" w16cid:durableId="631248008">
    <w:abstractNumId w:val="31"/>
  </w:num>
  <w:num w:numId="33" w16cid:durableId="835267709">
    <w:abstractNumId w:val="15"/>
  </w:num>
  <w:num w:numId="34" w16cid:durableId="1992129687">
    <w:abstractNumId w:val="19"/>
  </w:num>
  <w:num w:numId="35" w16cid:durableId="1772582898">
    <w:abstractNumId w:val="13"/>
  </w:num>
  <w:num w:numId="36" w16cid:durableId="150000401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Zandi">
    <w15:presenceInfo w15:providerId="AD" w15:userId="S::saraz@nzse.ac.nz::0961a92f-612a-4731-a0d8-b8a306af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7D"/>
    <w:rsid w:val="00000D21"/>
    <w:rsid w:val="00002704"/>
    <w:rsid w:val="0000667A"/>
    <w:rsid w:val="00006AA8"/>
    <w:rsid w:val="0000784D"/>
    <w:rsid w:val="00010859"/>
    <w:rsid w:val="00010E0B"/>
    <w:rsid w:val="000123D1"/>
    <w:rsid w:val="00013085"/>
    <w:rsid w:val="0001505C"/>
    <w:rsid w:val="0001572E"/>
    <w:rsid w:val="000158FC"/>
    <w:rsid w:val="00016A26"/>
    <w:rsid w:val="00017DA5"/>
    <w:rsid w:val="00020E19"/>
    <w:rsid w:val="00020F02"/>
    <w:rsid w:val="0002236A"/>
    <w:rsid w:val="000226B6"/>
    <w:rsid w:val="000246EF"/>
    <w:rsid w:val="00024882"/>
    <w:rsid w:val="000251AC"/>
    <w:rsid w:val="0003031B"/>
    <w:rsid w:val="00030436"/>
    <w:rsid w:val="00030891"/>
    <w:rsid w:val="00030DAB"/>
    <w:rsid w:val="00033267"/>
    <w:rsid w:val="0003370D"/>
    <w:rsid w:val="00033BBA"/>
    <w:rsid w:val="00034AF7"/>
    <w:rsid w:val="00040630"/>
    <w:rsid w:val="0004077F"/>
    <w:rsid w:val="00040B81"/>
    <w:rsid w:val="00042B06"/>
    <w:rsid w:val="000449A3"/>
    <w:rsid w:val="00046382"/>
    <w:rsid w:val="000472C9"/>
    <w:rsid w:val="000514D8"/>
    <w:rsid w:val="000521DF"/>
    <w:rsid w:val="000532ED"/>
    <w:rsid w:val="00053A59"/>
    <w:rsid w:val="00054AC3"/>
    <w:rsid w:val="00055756"/>
    <w:rsid w:val="00055EF0"/>
    <w:rsid w:val="000622DC"/>
    <w:rsid w:val="0006263A"/>
    <w:rsid w:val="00062B58"/>
    <w:rsid w:val="000676AE"/>
    <w:rsid w:val="00071B01"/>
    <w:rsid w:val="000720E8"/>
    <w:rsid w:val="00073691"/>
    <w:rsid w:val="000738C9"/>
    <w:rsid w:val="000755EB"/>
    <w:rsid w:val="000760BB"/>
    <w:rsid w:val="0007EBA7"/>
    <w:rsid w:val="00081623"/>
    <w:rsid w:val="000824C5"/>
    <w:rsid w:val="00082926"/>
    <w:rsid w:val="00082F9B"/>
    <w:rsid w:val="00084562"/>
    <w:rsid w:val="000863D1"/>
    <w:rsid w:val="000866E5"/>
    <w:rsid w:val="00086C66"/>
    <w:rsid w:val="000870DE"/>
    <w:rsid w:val="00087325"/>
    <w:rsid w:val="000905E1"/>
    <w:rsid w:val="0009066F"/>
    <w:rsid w:val="00091647"/>
    <w:rsid w:val="00092D40"/>
    <w:rsid w:val="00094336"/>
    <w:rsid w:val="00094F46"/>
    <w:rsid w:val="0009620F"/>
    <w:rsid w:val="00097FAE"/>
    <w:rsid w:val="000A08C1"/>
    <w:rsid w:val="000A1831"/>
    <w:rsid w:val="000A50AE"/>
    <w:rsid w:val="000A55DE"/>
    <w:rsid w:val="000A5E58"/>
    <w:rsid w:val="000A702B"/>
    <w:rsid w:val="000B166E"/>
    <w:rsid w:val="000B287D"/>
    <w:rsid w:val="000B3222"/>
    <w:rsid w:val="000B3477"/>
    <w:rsid w:val="000B3CE4"/>
    <w:rsid w:val="000B5718"/>
    <w:rsid w:val="000B5FFC"/>
    <w:rsid w:val="000B7FF2"/>
    <w:rsid w:val="000C0CEA"/>
    <w:rsid w:val="000C1BBB"/>
    <w:rsid w:val="000C3FBD"/>
    <w:rsid w:val="000C44EA"/>
    <w:rsid w:val="000C5D1E"/>
    <w:rsid w:val="000C78B1"/>
    <w:rsid w:val="000D0A4E"/>
    <w:rsid w:val="000D2889"/>
    <w:rsid w:val="000D3A9C"/>
    <w:rsid w:val="000D57CE"/>
    <w:rsid w:val="000D626D"/>
    <w:rsid w:val="000D6332"/>
    <w:rsid w:val="000E011B"/>
    <w:rsid w:val="000E0C6A"/>
    <w:rsid w:val="000E0F87"/>
    <w:rsid w:val="000E1B01"/>
    <w:rsid w:val="000E1C21"/>
    <w:rsid w:val="000E3F01"/>
    <w:rsid w:val="000E5137"/>
    <w:rsid w:val="000F1664"/>
    <w:rsid w:val="000F1BFE"/>
    <w:rsid w:val="000F355F"/>
    <w:rsid w:val="000F3D7C"/>
    <w:rsid w:val="00100DD5"/>
    <w:rsid w:val="0010140B"/>
    <w:rsid w:val="00101E63"/>
    <w:rsid w:val="00102A23"/>
    <w:rsid w:val="00104007"/>
    <w:rsid w:val="00105E37"/>
    <w:rsid w:val="00105E40"/>
    <w:rsid w:val="00106AFD"/>
    <w:rsid w:val="00106FAD"/>
    <w:rsid w:val="00111C97"/>
    <w:rsid w:val="001127CD"/>
    <w:rsid w:val="001127E3"/>
    <w:rsid w:val="001135E4"/>
    <w:rsid w:val="0011366A"/>
    <w:rsid w:val="00113D7A"/>
    <w:rsid w:val="00114165"/>
    <w:rsid w:val="0011549B"/>
    <w:rsid w:val="00117184"/>
    <w:rsid w:val="00117DCC"/>
    <w:rsid w:val="0012172E"/>
    <w:rsid w:val="00121F69"/>
    <w:rsid w:val="001235D0"/>
    <w:rsid w:val="00123A51"/>
    <w:rsid w:val="00124863"/>
    <w:rsid w:val="0012529D"/>
    <w:rsid w:val="00125EF6"/>
    <w:rsid w:val="00126170"/>
    <w:rsid w:val="00126828"/>
    <w:rsid w:val="00127E1F"/>
    <w:rsid w:val="001307F0"/>
    <w:rsid w:val="00131126"/>
    <w:rsid w:val="00131636"/>
    <w:rsid w:val="0013275C"/>
    <w:rsid w:val="001327E2"/>
    <w:rsid w:val="00133368"/>
    <w:rsid w:val="00133E80"/>
    <w:rsid w:val="001353C5"/>
    <w:rsid w:val="0013619A"/>
    <w:rsid w:val="00136738"/>
    <w:rsid w:val="00140E5C"/>
    <w:rsid w:val="00141526"/>
    <w:rsid w:val="001421CE"/>
    <w:rsid w:val="00142547"/>
    <w:rsid w:val="001428A3"/>
    <w:rsid w:val="00142962"/>
    <w:rsid w:val="00143400"/>
    <w:rsid w:val="00145CBB"/>
    <w:rsid w:val="00146895"/>
    <w:rsid w:val="001476EF"/>
    <w:rsid w:val="00151D15"/>
    <w:rsid w:val="00152D3A"/>
    <w:rsid w:val="00153B6F"/>
    <w:rsid w:val="00154FD3"/>
    <w:rsid w:val="00157080"/>
    <w:rsid w:val="00157155"/>
    <w:rsid w:val="00157574"/>
    <w:rsid w:val="00160178"/>
    <w:rsid w:val="00160B9E"/>
    <w:rsid w:val="0016245B"/>
    <w:rsid w:val="00162E28"/>
    <w:rsid w:val="00163AE2"/>
    <w:rsid w:val="00163E86"/>
    <w:rsid w:val="00164020"/>
    <w:rsid w:val="00166A4F"/>
    <w:rsid w:val="0016747A"/>
    <w:rsid w:val="00167DD2"/>
    <w:rsid w:val="00170588"/>
    <w:rsid w:val="00171EA1"/>
    <w:rsid w:val="00172217"/>
    <w:rsid w:val="00172995"/>
    <w:rsid w:val="00172C4B"/>
    <w:rsid w:val="00173342"/>
    <w:rsid w:val="00173D63"/>
    <w:rsid w:val="00174437"/>
    <w:rsid w:val="001755F9"/>
    <w:rsid w:val="00176217"/>
    <w:rsid w:val="0017678A"/>
    <w:rsid w:val="001769D4"/>
    <w:rsid w:val="0017764A"/>
    <w:rsid w:val="00180313"/>
    <w:rsid w:val="001817EA"/>
    <w:rsid w:val="00181A91"/>
    <w:rsid w:val="00183271"/>
    <w:rsid w:val="001832DF"/>
    <w:rsid w:val="0018545F"/>
    <w:rsid w:val="00186B8F"/>
    <w:rsid w:val="0018797C"/>
    <w:rsid w:val="00192247"/>
    <w:rsid w:val="0019255F"/>
    <w:rsid w:val="001939F5"/>
    <w:rsid w:val="00193D18"/>
    <w:rsid w:val="00195A52"/>
    <w:rsid w:val="0019643C"/>
    <w:rsid w:val="0019668B"/>
    <w:rsid w:val="00196D65"/>
    <w:rsid w:val="00196FF3"/>
    <w:rsid w:val="001A1951"/>
    <w:rsid w:val="001A2B8D"/>
    <w:rsid w:val="001A2FB9"/>
    <w:rsid w:val="001A69B9"/>
    <w:rsid w:val="001A6CE8"/>
    <w:rsid w:val="001A7B12"/>
    <w:rsid w:val="001B1012"/>
    <w:rsid w:val="001B1348"/>
    <w:rsid w:val="001B15E3"/>
    <w:rsid w:val="001B177A"/>
    <w:rsid w:val="001B4E12"/>
    <w:rsid w:val="001B5363"/>
    <w:rsid w:val="001B6D51"/>
    <w:rsid w:val="001B7B85"/>
    <w:rsid w:val="001C06A5"/>
    <w:rsid w:val="001C157D"/>
    <w:rsid w:val="001C15C0"/>
    <w:rsid w:val="001C487C"/>
    <w:rsid w:val="001C4A56"/>
    <w:rsid w:val="001C5B29"/>
    <w:rsid w:val="001C66A5"/>
    <w:rsid w:val="001C7A2E"/>
    <w:rsid w:val="001D10EB"/>
    <w:rsid w:val="001D1309"/>
    <w:rsid w:val="001D1699"/>
    <w:rsid w:val="001D1D87"/>
    <w:rsid w:val="001D223B"/>
    <w:rsid w:val="001D4D91"/>
    <w:rsid w:val="001D5FE4"/>
    <w:rsid w:val="001D60BD"/>
    <w:rsid w:val="001D6282"/>
    <w:rsid w:val="001D6FB4"/>
    <w:rsid w:val="001D7E55"/>
    <w:rsid w:val="001E1F4F"/>
    <w:rsid w:val="001E3F42"/>
    <w:rsid w:val="001E4D09"/>
    <w:rsid w:val="001E4F75"/>
    <w:rsid w:val="001E683C"/>
    <w:rsid w:val="001E777F"/>
    <w:rsid w:val="001F0697"/>
    <w:rsid w:val="001F1E2A"/>
    <w:rsid w:val="001F2DF4"/>
    <w:rsid w:val="001F3FDB"/>
    <w:rsid w:val="001F6C54"/>
    <w:rsid w:val="001F7682"/>
    <w:rsid w:val="00200264"/>
    <w:rsid w:val="00201662"/>
    <w:rsid w:val="00201B19"/>
    <w:rsid w:val="00202055"/>
    <w:rsid w:val="00202322"/>
    <w:rsid w:val="00203482"/>
    <w:rsid w:val="002045E5"/>
    <w:rsid w:val="00204F4F"/>
    <w:rsid w:val="00205875"/>
    <w:rsid w:val="00205EF7"/>
    <w:rsid w:val="0020780C"/>
    <w:rsid w:val="002129C8"/>
    <w:rsid w:val="00212BD1"/>
    <w:rsid w:val="00214B77"/>
    <w:rsid w:val="00215726"/>
    <w:rsid w:val="00215897"/>
    <w:rsid w:val="002165CB"/>
    <w:rsid w:val="00217F03"/>
    <w:rsid w:val="002205B6"/>
    <w:rsid w:val="00220C76"/>
    <w:rsid w:val="00221067"/>
    <w:rsid w:val="00221CC3"/>
    <w:rsid w:val="002239D0"/>
    <w:rsid w:val="00225A13"/>
    <w:rsid w:val="0022677B"/>
    <w:rsid w:val="00227B5F"/>
    <w:rsid w:val="00230424"/>
    <w:rsid w:val="00230F61"/>
    <w:rsid w:val="002324CA"/>
    <w:rsid w:val="0023317E"/>
    <w:rsid w:val="00233A91"/>
    <w:rsid w:val="0023628F"/>
    <w:rsid w:val="002365AB"/>
    <w:rsid w:val="0023719C"/>
    <w:rsid w:val="0024029E"/>
    <w:rsid w:val="00241C8A"/>
    <w:rsid w:val="00242050"/>
    <w:rsid w:val="0024258F"/>
    <w:rsid w:val="00243D04"/>
    <w:rsid w:val="002450A8"/>
    <w:rsid w:val="00247C91"/>
    <w:rsid w:val="0025115C"/>
    <w:rsid w:val="00253704"/>
    <w:rsid w:val="00253B78"/>
    <w:rsid w:val="00254285"/>
    <w:rsid w:val="00254C29"/>
    <w:rsid w:val="002560F4"/>
    <w:rsid w:val="0026089E"/>
    <w:rsid w:val="00260B81"/>
    <w:rsid w:val="00260DE5"/>
    <w:rsid w:val="00261396"/>
    <w:rsid w:val="00261FE1"/>
    <w:rsid w:val="00264B0D"/>
    <w:rsid w:val="00264E1A"/>
    <w:rsid w:val="00264F70"/>
    <w:rsid w:val="00265879"/>
    <w:rsid w:val="00265B57"/>
    <w:rsid w:val="00266A23"/>
    <w:rsid w:val="0026731F"/>
    <w:rsid w:val="00270248"/>
    <w:rsid w:val="002702DB"/>
    <w:rsid w:val="00270A26"/>
    <w:rsid w:val="00271065"/>
    <w:rsid w:val="002714CA"/>
    <w:rsid w:val="00272937"/>
    <w:rsid w:val="0027366F"/>
    <w:rsid w:val="00274185"/>
    <w:rsid w:val="00274E61"/>
    <w:rsid w:val="002752E3"/>
    <w:rsid w:val="00281149"/>
    <w:rsid w:val="00284243"/>
    <w:rsid w:val="00285AED"/>
    <w:rsid w:val="00294478"/>
    <w:rsid w:val="002947D2"/>
    <w:rsid w:val="00294DA7"/>
    <w:rsid w:val="00295047"/>
    <w:rsid w:val="00296D11"/>
    <w:rsid w:val="002972C3"/>
    <w:rsid w:val="002A0870"/>
    <w:rsid w:val="002A0E0D"/>
    <w:rsid w:val="002A1800"/>
    <w:rsid w:val="002A2D87"/>
    <w:rsid w:val="002A3140"/>
    <w:rsid w:val="002A5DAD"/>
    <w:rsid w:val="002A6E40"/>
    <w:rsid w:val="002A79A4"/>
    <w:rsid w:val="002B0132"/>
    <w:rsid w:val="002B015D"/>
    <w:rsid w:val="002B0CB8"/>
    <w:rsid w:val="002B2F05"/>
    <w:rsid w:val="002B5790"/>
    <w:rsid w:val="002B6700"/>
    <w:rsid w:val="002B7116"/>
    <w:rsid w:val="002C0311"/>
    <w:rsid w:val="002C21E3"/>
    <w:rsid w:val="002C2973"/>
    <w:rsid w:val="002C3584"/>
    <w:rsid w:val="002C35FD"/>
    <w:rsid w:val="002C3FA3"/>
    <w:rsid w:val="002C5B0F"/>
    <w:rsid w:val="002C5FB4"/>
    <w:rsid w:val="002C6492"/>
    <w:rsid w:val="002C746D"/>
    <w:rsid w:val="002C7ACF"/>
    <w:rsid w:val="002C7DA6"/>
    <w:rsid w:val="002D2450"/>
    <w:rsid w:val="002D34F8"/>
    <w:rsid w:val="002D396B"/>
    <w:rsid w:val="002D39F8"/>
    <w:rsid w:val="002D49E6"/>
    <w:rsid w:val="002D4BD4"/>
    <w:rsid w:val="002D5897"/>
    <w:rsid w:val="002D5B37"/>
    <w:rsid w:val="002D5E2D"/>
    <w:rsid w:val="002E1DD8"/>
    <w:rsid w:val="002E2067"/>
    <w:rsid w:val="002E341D"/>
    <w:rsid w:val="002E3EF7"/>
    <w:rsid w:val="002E42E9"/>
    <w:rsid w:val="002E43F8"/>
    <w:rsid w:val="002E55CD"/>
    <w:rsid w:val="002E64BB"/>
    <w:rsid w:val="002E6595"/>
    <w:rsid w:val="002E6D3B"/>
    <w:rsid w:val="002E75BD"/>
    <w:rsid w:val="002E7F3A"/>
    <w:rsid w:val="002F0320"/>
    <w:rsid w:val="002F040F"/>
    <w:rsid w:val="002F14F5"/>
    <w:rsid w:val="002F31F3"/>
    <w:rsid w:val="002F329A"/>
    <w:rsid w:val="002F3562"/>
    <w:rsid w:val="002F35E2"/>
    <w:rsid w:val="002F3971"/>
    <w:rsid w:val="002F3B53"/>
    <w:rsid w:val="002F45E3"/>
    <w:rsid w:val="002F481F"/>
    <w:rsid w:val="002F4E92"/>
    <w:rsid w:val="002F5B04"/>
    <w:rsid w:val="002F6394"/>
    <w:rsid w:val="002F6EC7"/>
    <w:rsid w:val="002F770B"/>
    <w:rsid w:val="00300972"/>
    <w:rsid w:val="003026F3"/>
    <w:rsid w:val="0030386F"/>
    <w:rsid w:val="00303A5A"/>
    <w:rsid w:val="003050C5"/>
    <w:rsid w:val="0030592F"/>
    <w:rsid w:val="00307C0B"/>
    <w:rsid w:val="0031086A"/>
    <w:rsid w:val="00310C17"/>
    <w:rsid w:val="0031239B"/>
    <w:rsid w:val="00316502"/>
    <w:rsid w:val="00317203"/>
    <w:rsid w:val="003204E3"/>
    <w:rsid w:val="00320CEF"/>
    <w:rsid w:val="00322F0D"/>
    <w:rsid w:val="003250DF"/>
    <w:rsid w:val="003257E9"/>
    <w:rsid w:val="00325C4F"/>
    <w:rsid w:val="00326CD1"/>
    <w:rsid w:val="00326DEB"/>
    <w:rsid w:val="00327E0C"/>
    <w:rsid w:val="0033138C"/>
    <w:rsid w:val="003316D4"/>
    <w:rsid w:val="00333296"/>
    <w:rsid w:val="00333302"/>
    <w:rsid w:val="00334099"/>
    <w:rsid w:val="003343E2"/>
    <w:rsid w:val="00335526"/>
    <w:rsid w:val="00335AD0"/>
    <w:rsid w:val="0033606F"/>
    <w:rsid w:val="00336173"/>
    <w:rsid w:val="0033639C"/>
    <w:rsid w:val="003368FB"/>
    <w:rsid w:val="00340C94"/>
    <w:rsid w:val="00344080"/>
    <w:rsid w:val="00344289"/>
    <w:rsid w:val="003446E3"/>
    <w:rsid w:val="00344C2A"/>
    <w:rsid w:val="00344FA0"/>
    <w:rsid w:val="0034641B"/>
    <w:rsid w:val="0034716F"/>
    <w:rsid w:val="003544A9"/>
    <w:rsid w:val="0035660C"/>
    <w:rsid w:val="00356619"/>
    <w:rsid w:val="003571EB"/>
    <w:rsid w:val="00362F7F"/>
    <w:rsid w:val="003633D6"/>
    <w:rsid w:val="00364744"/>
    <w:rsid w:val="00364A9B"/>
    <w:rsid w:val="00364D11"/>
    <w:rsid w:val="00365088"/>
    <w:rsid w:val="0036603E"/>
    <w:rsid w:val="0036662F"/>
    <w:rsid w:val="00370CD1"/>
    <w:rsid w:val="00370D34"/>
    <w:rsid w:val="00371217"/>
    <w:rsid w:val="00371F77"/>
    <w:rsid w:val="00372B6E"/>
    <w:rsid w:val="0037419F"/>
    <w:rsid w:val="003744A5"/>
    <w:rsid w:val="00374CE2"/>
    <w:rsid w:val="003773D7"/>
    <w:rsid w:val="00377A77"/>
    <w:rsid w:val="00377D35"/>
    <w:rsid w:val="00377EE3"/>
    <w:rsid w:val="00381636"/>
    <w:rsid w:val="0038170A"/>
    <w:rsid w:val="00381CF6"/>
    <w:rsid w:val="00381F98"/>
    <w:rsid w:val="003849EC"/>
    <w:rsid w:val="003870D3"/>
    <w:rsid w:val="00387C05"/>
    <w:rsid w:val="00391A91"/>
    <w:rsid w:val="00391C95"/>
    <w:rsid w:val="0039487D"/>
    <w:rsid w:val="00395AA9"/>
    <w:rsid w:val="003A1E0B"/>
    <w:rsid w:val="003A3626"/>
    <w:rsid w:val="003A364C"/>
    <w:rsid w:val="003A3AC6"/>
    <w:rsid w:val="003A3DC7"/>
    <w:rsid w:val="003A3EC7"/>
    <w:rsid w:val="003A45C6"/>
    <w:rsid w:val="003A57D0"/>
    <w:rsid w:val="003A5F7E"/>
    <w:rsid w:val="003A79A9"/>
    <w:rsid w:val="003B03B1"/>
    <w:rsid w:val="003B1190"/>
    <w:rsid w:val="003B1D83"/>
    <w:rsid w:val="003B21C9"/>
    <w:rsid w:val="003B2466"/>
    <w:rsid w:val="003B24BD"/>
    <w:rsid w:val="003B3363"/>
    <w:rsid w:val="003B34DB"/>
    <w:rsid w:val="003B42B9"/>
    <w:rsid w:val="003C2174"/>
    <w:rsid w:val="003C28B2"/>
    <w:rsid w:val="003C2C22"/>
    <w:rsid w:val="003C4441"/>
    <w:rsid w:val="003C5E58"/>
    <w:rsid w:val="003C5ECB"/>
    <w:rsid w:val="003C6D4D"/>
    <w:rsid w:val="003C7BEF"/>
    <w:rsid w:val="003D0529"/>
    <w:rsid w:val="003D1391"/>
    <w:rsid w:val="003D1784"/>
    <w:rsid w:val="003D1A61"/>
    <w:rsid w:val="003D2804"/>
    <w:rsid w:val="003D356D"/>
    <w:rsid w:val="003D6181"/>
    <w:rsid w:val="003D68EC"/>
    <w:rsid w:val="003D6EA6"/>
    <w:rsid w:val="003D6F5F"/>
    <w:rsid w:val="003D7C73"/>
    <w:rsid w:val="003E00C6"/>
    <w:rsid w:val="003E273A"/>
    <w:rsid w:val="003E45AC"/>
    <w:rsid w:val="003E589F"/>
    <w:rsid w:val="003F2757"/>
    <w:rsid w:val="003F2E2D"/>
    <w:rsid w:val="003F3D90"/>
    <w:rsid w:val="003F3FD5"/>
    <w:rsid w:val="003F435C"/>
    <w:rsid w:val="003F591A"/>
    <w:rsid w:val="003F5A4E"/>
    <w:rsid w:val="003F61D8"/>
    <w:rsid w:val="003F642B"/>
    <w:rsid w:val="00400077"/>
    <w:rsid w:val="00400F34"/>
    <w:rsid w:val="0040148A"/>
    <w:rsid w:val="00401831"/>
    <w:rsid w:val="0040217E"/>
    <w:rsid w:val="004022ED"/>
    <w:rsid w:val="00402356"/>
    <w:rsid w:val="00403B8C"/>
    <w:rsid w:val="0040525F"/>
    <w:rsid w:val="00405539"/>
    <w:rsid w:val="00405656"/>
    <w:rsid w:val="00407D97"/>
    <w:rsid w:val="00410C09"/>
    <w:rsid w:val="00411020"/>
    <w:rsid w:val="004116DF"/>
    <w:rsid w:val="00412F18"/>
    <w:rsid w:val="004132DC"/>
    <w:rsid w:val="004143D7"/>
    <w:rsid w:val="00420F59"/>
    <w:rsid w:val="00421481"/>
    <w:rsid w:val="0042409E"/>
    <w:rsid w:val="00424586"/>
    <w:rsid w:val="00426156"/>
    <w:rsid w:val="0042658F"/>
    <w:rsid w:val="004267E0"/>
    <w:rsid w:val="00432913"/>
    <w:rsid w:val="00432B99"/>
    <w:rsid w:val="00435D42"/>
    <w:rsid w:val="00437DA1"/>
    <w:rsid w:val="00437DB5"/>
    <w:rsid w:val="00440379"/>
    <w:rsid w:val="004406F0"/>
    <w:rsid w:val="00441B8C"/>
    <w:rsid w:val="00444EBC"/>
    <w:rsid w:val="004473B3"/>
    <w:rsid w:val="00450CB5"/>
    <w:rsid w:val="004514E0"/>
    <w:rsid w:val="00451569"/>
    <w:rsid w:val="00451650"/>
    <w:rsid w:val="0045220F"/>
    <w:rsid w:val="00452E82"/>
    <w:rsid w:val="0045447F"/>
    <w:rsid w:val="00454765"/>
    <w:rsid w:val="00456235"/>
    <w:rsid w:val="00457089"/>
    <w:rsid w:val="00457BFF"/>
    <w:rsid w:val="00457D54"/>
    <w:rsid w:val="00462F54"/>
    <w:rsid w:val="00463813"/>
    <w:rsid w:val="00463A95"/>
    <w:rsid w:val="004651BF"/>
    <w:rsid w:val="00466136"/>
    <w:rsid w:val="00466284"/>
    <w:rsid w:val="00467788"/>
    <w:rsid w:val="00471E88"/>
    <w:rsid w:val="00472DD2"/>
    <w:rsid w:val="0047344E"/>
    <w:rsid w:val="00473588"/>
    <w:rsid w:val="00473BDA"/>
    <w:rsid w:val="004745D3"/>
    <w:rsid w:val="00474813"/>
    <w:rsid w:val="00476431"/>
    <w:rsid w:val="00476994"/>
    <w:rsid w:val="00476CEE"/>
    <w:rsid w:val="004804B4"/>
    <w:rsid w:val="00482A64"/>
    <w:rsid w:val="00482D3F"/>
    <w:rsid w:val="004835BF"/>
    <w:rsid w:val="00484671"/>
    <w:rsid w:val="004846D9"/>
    <w:rsid w:val="00485D9B"/>
    <w:rsid w:val="004871A2"/>
    <w:rsid w:val="004871BB"/>
    <w:rsid w:val="00490148"/>
    <w:rsid w:val="004933FE"/>
    <w:rsid w:val="00493B83"/>
    <w:rsid w:val="00494FAA"/>
    <w:rsid w:val="00495452"/>
    <w:rsid w:val="004955DE"/>
    <w:rsid w:val="00496A3E"/>
    <w:rsid w:val="00497E5C"/>
    <w:rsid w:val="004A21B3"/>
    <w:rsid w:val="004A3532"/>
    <w:rsid w:val="004A47D5"/>
    <w:rsid w:val="004A4CDF"/>
    <w:rsid w:val="004A58E8"/>
    <w:rsid w:val="004A74D3"/>
    <w:rsid w:val="004B0A90"/>
    <w:rsid w:val="004B1858"/>
    <w:rsid w:val="004B4630"/>
    <w:rsid w:val="004B6944"/>
    <w:rsid w:val="004B69D9"/>
    <w:rsid w:val="004C0768"/>
    <w:rsid w:val="004C07A9"/>
    <w:rsid w:val="004C0977"/>
    <w:rsid w:val="004C0FAD"/>
    <w:rsid w:val="004C1028"/>
    <w:rsid w:val="004C3A42"/>
    <w:rsid w:val="004C5DE3"/>
    <w:rsid w:val="004C6EEF"/>
    <w:rsid w:val="004C6EFC"/>
    <w:rsid w:val="004C757F"/>
    <w:rsid w:val="004C7CAB"/>
    <w:rsid w:val="004D08F4"/>
    <w:rsid w:val="004D2164"/>
    <w:rsid w:val="004D3D5F"/>
    <w:rsid w:val="004D5D18"/>
    <w:rsid w:val="004D5E80"/>
    <w:rsid w:val="004D66A0"/>
    <w:rsid w:val="004E066C"/>
    <w:rsid w:val="004E0D02"/>
    <w:rsid w:val="004E0F52"/>
    <w:rsid w:val="004E153B"/>
    <w:rsid w:val="004E2201"/>
    <w:rsid w:val="004E3202"/>
    <w:rsid w:val="004E3B75"/>
    <w:rsid w:val="004E3F8A"/>
    <w:rsid w:val="004E4A4D"/>
    <w:rsid w:val="004E5F01"/>
    <w:rsid w:val="004E766A"/>
    <w:rsid w:val="004F03A7"/>
    <w:rsid w:val="004F0526"/>
    <w:rsid w:val="004F0594"/>
    <w:rsid w:val="004F2B90"/>
    <w:rsid w:val="004F32EE"/>
    <w:rsid w:val="004F4F0F"/>
    <w:rsid w:val="004F5CFF"/>
    <w:rsid w:val="004F616F"/>
    <w:rsid w:val="004F62EC"/>
    <w:rsid w:val="004F7CA7"/>
    <w:rsid w:val="00500BE9"/>
    <w:rsid w:val="00501183"/>
    <w:rsid w:val="00501713"/>
    <w:rsid w:val="00503372"/>
    <w:rsid w:val="0050395B"/>
    <w:rsid w:val="00516134"/>
    <w:rsid w:val="0051683A"/>
    <w:rsid w:val="005179E9"/>
    <w:rsid w:val="00517ABE"/>
    <w:rsid w:val="005200AA"/>
    <w:rsid w:val="0052054D"/>
    <w:rsid w:val="005216F0"/>
    <w:rsid w:val="00521F39"/>
    <w:rsid w:val="005228F7"/>
    <w:rsid w:val="0052476C"/>
    <w:rsid w:val="00525285"/>
    <w:rsid w:val="005273C5"/>
    <w:rsid w:val="005275DC"/>
    <w:rsid w:val="00531E76"/>
    <w:rsid w:val="0053292E"/>
    <w:rsid w:val="00536D87"/>
    <w:rsid w:val="00537A5E"/>
    <w:rsid w:val="00537F31"/>
    <w:rsid w:val="005409B0"/>
    <w:rsid w:val="0054139B"/>
    <w:rsid w:val="00541443"/>
    <w:rsid w:val="00542DAC"/>
    <w:rsid w:val="00544473"/>
    <w:rsid w:val="005444FA"/>
    <w:rsid w:val="00544BCA"/>
    <w:rsid w:val="00544D7E"/>
    <w:rsid w:val="005453E6"/>
    <w:rsid w:val="0054542C"/>
    <w:rsid w:val="00545BCB"/>
    <w:rsid w:val="0055289A"/>
    <w:rsid w:val="00552FAA"/>
    <w:rsid w:val="005536EE"/>
    <w:rsid w:val="0055447E"/>
    <w:rsid w:val="00554529"/>
    <w:rsid w:val="00554C6C"/>
    <w:rsid w:val="005574B7"/>
    <w:rsid w:val="00563A57"/>
    <w:rsid w:val="005641BA"/>
    <w:rsid w:val="00564AD7"/>
    <w:rsid w:val="00564B5B"/>
    <w:rsid w:val="00565A67"/>
    <w:rsid w:val="005661DF"/>
    <w:rsid w:val="005667CF"/>
    <w:rsid w:val="00570A7E"/>
    <w:rsid w:val="00571A19"/>
    <w:rsid w:val="00576CB1"/>
    <w:rsid w:val="00577861"/>
    <w:rsid w:val="00580CC9"/>
    <w:rsid w:val="00581106"/>
    <w:rsid w:val="00582F13"/>
    <w:rsid w:val="00584DAA"/>
    <w:rsid w:val="00586341"/>
    <w:rsid w:val="005879EA"/>
    <w:rsid w:val="00590615"/>
    <w:rsid w:val="0059061A"/>
    <w:rsid w:val="00590945"/>
    <w:rsid w:val="00591289"/>
    <w:rsid w:val="0059248E"/>
    <w:rsid w:val="0059279C"/>
    <w:rsid w:val="00592E22"/>
    <w:rsid w:val="00593181"/>
    <w:rsid w:val="005934C5"/>
    <w:rsid w:val="00597230"/>
    <w:rsid w:val="00597790"/>
    <w:rsid w:val="00597BD7"/>
    <w:rsid w:val="005A0D38"/>
    <w:rsid w:val="005A0DE4"/>
    <w:rsid w:val="005A1463"/>
    <w:rsid w:val="005A1B94"/>
    <w:rsid w:val="005A1CD1"/>
    <w:rsid w:val="005A2482"/>
    <w:rsid w:val="005A3783"/>
    <w:rsid w:val="005A3DA8"/>
    <w:rsid w:val="005A4A9F"/>
    <w:rsid w:val="005A4CEA"/>
    <w:rsid w:val="005A4CFE"/>
    <w:rsid w:val="005A66B7"/>
    <w:rsid w:val="005A79D2"/>
    <w:rsid w:val="005B250D"/>
    <w:rsid w:val="005B2B88"/>
    <w:rsid w:val="005B3C3B"/>
    <w:rsid w:val="005B3D75"/>
    <w:rsid w:val="005B41EB"/>
    <w:rsid w:val="005B43B0"/>
    <w:rsid w:val="005B46A9"/>
    <w:rsid w:val="005B4984"/>
    <w:rsid w:val="005B52DC"/>
    <w:rsid w:val="005B53F9"/>
    <w:rsid w:val="005B73A2"/>
    <w:rsid w:val="005B7BF7"/>
    <w:rsid w:val="005C02B3"/>
    <w:rsid w:val="005C477A"/>
    <w:rsid w:val="005C5C06"/>
    <w:rsid w:val="005C71E3"/>
    <w:rsid w:val="005C7456"/>
    <w:rsid w:val="005C75B7"/>
    <w:rsid w:val="005D0050"/>
    <w:rsid w:val="005D0509"/>
    <w:rsid w:val="005D0FEC"/>
    <w:rsid w:val="005D273D"/>
    <w:rsid w:val="005D2E63"/>
    <w:rsid w:val="005D3D4E"/>
    <w:rsid w:val="005D7428"/>
    <w:rsid w:val="005D745C"/>
    <w:rsid w:val="005D7472"/>
    <w:rsid w:val="005D7DE4"/>
    <w:rsid w:val="005E101D"/>
    <w:rsid w:val="005E2E99"/>
    <w:rsid w:val="005E3A89"/>
    <w:rsid w:val="005E5EEA"/>
    <w:rsid w:val="005E6BAE"/>
    <w:rsid w:val="005E72EB"/>
    <w:rsid w:val="005F0683"/>
    <w:rsid w:val="005F2B06"/>
    <w:rsid w:val="005F3ABD"/>
    <w:rsid w:val="005F570B"/>
    <w:rsid w:val="005F7AE7"/>
    <w:rsid w:val="006005FE"/>
    <w:rsid w:val="006008A0"/>
    <w:rsid w:val="00603CD5"/>
    <w:rsid w:val="0060412C"/>
    <w:rsid w:val="00604779"/>
    <w:rsid w:val="00604FF8"/>
    <w:rsid w:val="00605A5E"/>
    <w:rsid w:val="00606816"/>
    <w:rsid w:val="00610925"/>
    <w:rsid w:val="00613B46"/>
    <w:rsid w:val="00615E69"/>
    <w:rsid w:val="00615EE7"/>
    <w:rsid w:val="00616345"/>
    <w:rsid w:val="0062022C"/>
    <w:rsid w:val="00620333"/>
    <w:rsid w:val="006213A1"/>
    <w:rsid w:val="00623203"/>
    <w:rsid w:val="0062376B"/>
    <w:rsid w:val="00626F4F"/>
    <w:rsid w:val="0062726E"/>
    <w:rsid w:val="0062746E"/>
    <w:rsid w:val="00627537"/>
    <w:rsid w:val="00632FE3"/>
    <w:rsid w:val="00633D4D"/>
    <w:rsid w:val="006348DF"/>
    <w:rsid w:val="0063542D"/>
    <w:rsid w:val="006364DC"/>
    <w:rsid w:val="006367B6"/>
    <w:rsid w:val="00636E14"/>
    <w:rsid w:val="00636E86"/>
    <w:rsid w:val="0063717E"/>
    <w:rsid w:val="006402B4"/>
    <w:rsid w:val="006402F9"/>
    <w:rsid w:val="00645F0E"/>
    <w:rsid w:val="006473AB"/>
    <w:rsid w:val="00647DF7"/>
    <w:rsid w:val="0065394C"/>
    <w:rsid w:val="00653A07"/>
    <w:rsid w:val="00655E7C"/>
    <w:rsid w:val="00655FF0"/>
    <w:rsid w:val="00656A1E"/>
    <w:rsid w:val="00656A51"/>
    <w:rsid w:val="006572A1"/>
    <w:rsid w:val="00657E0F"/>
    <w:rsid w:val="006602E4"/>
    <w:rsid w:val="00662082"/>
    <w:rsid w:val="00662619"/>
    <w:rsid w:val="0066431F"/>
    <w:rsid w:val="006650F4"/>
    <w:rsid w:val="00665EF9"/>
    <w:rsid w:val="00666639"/>
    <w:rsid w:val="00673726"/>
    <w:rsid w:val="0067378E"/>
    <w:rsid w:val="006739EA"/>
    <w:rsid w:val="00675DDE"/>
    <w:rsid w:val="00676081"/>
    <w:rsid w:val="006810E9"/>
    <w:rsid w:val="00681C27"/>
    <w:rsid w:val="006820DA"/>
    <w:rsid w:val="006825CA"/>
    <w:rsid w:val="0068265F"/>
    <w:rsid w:val="00684C80"/>
    <w:rsid w:val="00684E23"/>
    <w:rsid w:val="006866AC"/>
    <w:rsid w:val="00687554"/>
    <w:rsid w:val="0068765E"/>
    <w:rsid w:val="00691EDE"/>
    <w:rsid w:val="00693D1F"/>
    <w:rsid w:val="00693DEE"/>
    <w:rsid w:val="0069478C"/>
    <w:rsid w:val="00696435"/>
    <w:rsid w:val="0069743F"/>
    <w:rsid w:val="006A0479"/>
    <w:rsid w:val="006A04B2"/>
    <w:rsid w:val="006A1142"/>
    <w:rsid w:val="006A11B4"/>
    <w:rsid w:val="006A1CBE"/>
    <w:rsid w:val="006A271D"/>
    <w:rsid w:val="006A2BAB"/>
    <w:rsid w:val="006A3C18"/>
    <w:rsid w:val="006A3E67"/>
    <w:rsid w:val="006A4065"/>
    <w:rsid w:val="006A41E4"/>
    <w:rsid w:val="006A6DF9"/>
    <w:rsid w:val="006A6E74"/>
    <w:rsid w:val="006B25B6"/>
    <w:rsid w:val="006B26C0"/>
    <w:rsid w:val="006B3A74"/>
    <w:rsid w:val="006B4AA9"/>
    <w:rsid w:val="006B4BCC"/>
    <w:rsid w:val="006B5131"/>
    <w:rsid w:val="006B6A33"/>
    <w:rsid w:val="006B6BB5"/>
    <w:rsid w:val="006B747E"/>
    <w:rsid w:val="006C0ADE"/>
    <w:rsid w:val="006C2312"/>
    <w:rsid w:val="006C2A08"/>
    <w:rsid w:val="006C327B"/>
    <w:rsid w:val="006C4406"/>
    <w:rsid w:val="006C676E"/>
    <w:rsid w:val="006D2DF9"/>
    <w:rsid w:val="006D334F"/>
    <w:rsid w:val="006D4B31"/>
    <w:rsid w:val="006D7832"/>
    <w:rsid w:val="006E0CEB"/>
    <w:rsid w:val="006E1A5D"/>
    <w:rsid w:val="006E29C8"/>
    <w:rsid w:val="006E395C"/>
    <w:rsid w:val="006E42F4"/>
    <w:rsid w:val="006E7795"/>
    <w:rsid w:val="006F363E"/>
    <w:rsid w:val="006F4AEA"/>
    <w:rsid w:val="006F4EBD"/>
    <w:rsid w:val="006F69A5"/>
    <w:rsid w:val="0070287A"/>
    <w:rsid w:val="00703AE2"/>
    <w:rsid w:val="00703F28"/>
    <w:rsid w:val="00705A26"/>
    <w:rsid w:val="007066AE"/>
    <w:rsid w:val="007069BC"/>
    <w:rsid w:val="00706BF4"/>
    <w:rsid w:val="00707719"/>
    <w:rsid w:val="00711153"/>
    <w:rsid w:val="007113A4"/>
    <w:rsid w:val="00714F60"/>
    <w:rsid w:val="00715385"/>
    <w:rsid w:val="0071622A"/>
    <w:rsid w:val="00717DE0"/>
    <w:rsid w:val="00720541"/>
    <w:rsid w:val="007221E5"/>
    <w:rsid w:val="00723EAF"/>
    <w:rsid w:val="00723F0B"/>
    <w:rsid w:val="0072648E"/>
    <w:rsid w:val="007266F0"/>
    <w:rsid w:val="007279F2"/>
    <w:rsid w:val="00731210"/>
    <w:rsid w:val="007317CA"/>
    <w:rsid w:val="007318BB"/>
    <w:rsid w:val="00731C65"/>
    <w:rsid w:val="007343E8"/>
    <w:rsid w:val="00734FCC"/>
    <w:rsid w:val="00735C37"/>
    <w:rsid w:val="00735CC4"/>
    <w:rsid w:val="00736340"/>
    <w:rsid w:val="007376F2"/>
    <w:rsid w:val="00740A62"/>
    <w:rsid w:val="00743178"/>
    <w:rsid w:val="007445BE"/>
    <w:rsid w:val="00744777"/>
    <w:rsid w:val="007470E0"/>
    <w:rsid w:val="007476E7"/>
    <w:rsid w:val="00750425"/>
    <w:rsid w:val="00750AD9"/>
    <w:rsid w:val="007510F6"/>
    <w:rsid w:val="00751314"/>
    <w:rsid w:val="007515C9"/>
    <w:rsid w:val="00751F14"/>
    <w:rsid w:val="0075400B"/>
    <w:rsid w:val="007551E9"/>
    <w:rsid w:val="007559EC"/>
    <w:rsid w:val="00755BB6"/>
    <w:rsid w:val="00756544"/>
    <w:rsid w:val="00765E5D"/>
    <w:rsid w:val="00766887"/>
    <w:rsid w:val="00767529"/>
    <w:rsid w:val="007678FE"/>
    <w:rsid w:val="007700E0"/>
    <w:rsid w:val="00770957"/>
    <w:rsid w:val="00774568"/>
    <w:rsid w:val="00777A93"/>
    <w:rsid w:val="007831BB"/>
    <w:rsid w:val="00783475"/>
    <w:rsid w:val="00783B3D"/>
    <w:rsid w:val="007846BF"/>
    <w:rsid w:val="00786283"/>
    <w:rsid w:val="0078656E"/>
    <w:rsid w:val="007868AB"/>
    <w:rsid w:val="007871A6"/>
    <w:rsid w:val="00787ACB"/>
    <w:rsid w:val="007907C5"/>
    <w:rsid w:val="0079368F"/>
    <w:rsid w:val="00793D24"/>
    <w:rsid w:val="00794069"/>
    <w:rsid w:val="00794569"/>
    <w:rsid w:val="00794BA9"/>
    <w:rsid w:val="007A0440"/>
    <w:rsid w:val="007A0692"/>
    <w:rsid w:val="007A3382"/>
    <w:rsid w:val="007A5982"/>
    <w:rsid w:val="007A5ECF"/>
    <w:rsid w:val="007A7EFD"/>
    <w:rsid w:val="007B018B"/>
    <w:rsid w:val="007B16F0"/>
    <w:rsid w:val="007B1DA8"/>
    <w:rsid w:val="007B28E4"/>
    <w:rsid w:val="007B2EFC"/>
    <w:rsid w:val="007B351A"/>
    <w:rsid w:val="007B4C6A"/>
    <w:rsid w:val="007B5781"/>
    <w:rsid w:val="007B5BB9"/>
    <w:rsid w:val="007B63CF"/>
    <w:rsid w:val="007B69EF"/>
    <w:rsid w:val="007B782D"/>
    <w:rsid w:val="007C1566"/>
    <w:rsid w:val="007C189E"/>
    <w:rsid w:val="007C27EE"/>
    <w:rsid w:val="007C55BB"/>
    <w:rsid w:val="007C560E"/>
    <w:rsid w:val="007C5D13"/>
    <w:rsid w:val="007C5F3C"/>
    <w:rsid w:val="007D0DF6"/>
    <w:rsid w:val="007D352D"/>
    <w:rsid w:val="007D3D22"/>
    <w:rsid w:val="007D58DE"/>
    <w:rsid w:val="007D58F4"/>
    <w:rsid w:val="007D5E34"/>
    <w:rsid w:val="007D5FA7"/>
    <w:rsid w:val="007D60BE"/>
    <w:rsid w:val="007D6BD3"/>
    <w:rsid w:val="007E00D3"/>
    <w:rsid w:val="007E045C"/>
    <w:rsid w:val="007E0C7D"/>
    <w:rsid w:val="007E4673"/>
    <w:rsid w:val="007E50D6"/>
    <w:rsid w:val="007E5790"/>
    <w:rsid w:val="007E5B41"/>
    <w:rsid w:val="007E6922"/>
    <w:rsid w:val="007E6EC7"/>
    <w:rsid w:val="007F007C"/>
    <w:rsid w:val="007F175B"/>
    <w:rsid w:val="007F2FAE"/>
    <w:rsid w:val="007F30B0"/>
    <w:rsid w:val="007F4266"/>
    <w:rsid w:val="007F49F8"/>
    <w:rsid w:val="007F517C"/>
    <w:rsid w:val="007F5933"/>
    <w:rsid w:val="007F690C"/>
    <w:rsid w:val="0080256B"/>
    <w:rsid w:val="00802BE7"/>
    <w:rsid w:val="00802FBB"/>
    <w:rsid w:val="00804C1F"/>
    <w:rsid w:val="00804CCE"/>
    <w:rsid w:val="00805686"/>
    <w:rsid w:val="0080626F"/>
    <w:rsid w:val="0080740F"/>
    <w:rsid w:val="008074DB"/>
    <w:rsid w:val="00810F44"/>
    <w:rsid w:val="00812780"/>
    <w:rsid w:val="008130B1"/>
    <w:rsid w:val="00814FCE"/>
    <w:rsid w:val="008159D7"/>
    <w:rsid w:val="008209A4"/>
    <w:rsid w:val="008216A2"/>
    <w:rsid w:val="00822470"/>
    <w:rsid w:val="00822EAC"/>
    <w:rsid w:val="00823797"/>
    <w:rsid w:val="00823EF7"/>
    <w:rsid w:val="00824C98"/>
    <w:rsid w:val="00826890"/>
    <w:rsid w:val="008304BE"/>
    <w:rsid w:val="00830628"/>
    <w:rsid w:val="00831AA9"/>
    <w:rsid w:val="00832391"/>
    <w:rsid w:val="00832C6A"/>
    <w:rsid w:val="00833B4F"/>
    <w:rsid w:val="00835688"/>
    <w:rsid w:val="008362D3"/>
    <w:rsid w:val="008374CD"/>
    <w:rsid w:val="00840C66"/>
    <w:rsid w:val="0084147B"/>
    <w:rsid w:val="008415FE"/>
    <w:rsid w:val="00841F0E"/>
    <w:rsid w:val="008438AE"/>
    <w:rsid w:val="00843C42"/>
    <w:rsid w:val="00844194"/>
    <w:rsid w:val="00845625"/>
    <w:rsid w:val="00845F0D"/>
    <w:rsid w:val="00845FB8"/>
    <w:rsid w:val="00847BE1"/>
    <w:rsid w:val="00847C46"/>
    <w:rsid w:val="00850824"/>
    <w:rsid w:val="008515BC"/>
    <w:rsid w:val="0085285F"/>
    <w:rsid w:val="00853916"/>
    <w:rsid w:val="00854773"/>
    <w:rsid w:val="00854A3C"/>
    <w:rsid w:val="00854DBC"/>
    <w:rsid w:val="008563DB"/>
    <w:rsid w:val="00856790"/>
    <w:rsid w:val="00857085"/>
    <w:rsid w:val="0086012F"/>
    <w:rsid w:val="008601EC"/>
    <w:rsid w:val="00860CC0"/>
    <w:rsid w:val="0086114F"/>
    <w:rsid w:val="00864166"/>
    <w:rsid w:val="00865015"/>
    <w:rsid w:val="0086648D"/>
    <w:rsid w:val="0086683D"/>
    <w:rsid w:val="0086768E"/>
    <w:rsid w:val="00867730"/>
    <w:rsid w:val="0087082E"/>
    <w:rsid w:val="0087335D"/>
    <w:rsid w:val="00875D8B"/>
    <w:rsid w:val="00875F95"/>
    <w:rsid w:val="008769BB"/>
    <w:rsid w:val="008778F2"/>
    <w:rsid w:val="008857BE"/>
    <w:rsid w:val="008872EC"/>
    <w:rsid w:val="00890616"/>
    <w:rsid w:val="00892654"/>
    <w:rsid w:val="008954F0"/>
    <w:rsid w:val="008969B9"/>
    <w:rsid w:val="008A0066"/>
    <w:rsid w:val="008A0F87"/>
    <w:rsid w:val="008A1CDC"/>
    <w:rsid w:val="008A2FAC"/>
    <w:rsid w:val="008A40A5"/>
    <w:rsid w:val="008A447B"/>
    <w:rsid w:val="008A495C"/>
    <w:rsid w:val="008A505F"/>
    <w:rsid w:val="008A6A31"/>
    <w:rsid w:val="008A70FA"/>
    <w:rsid w:val="008B14B5"/>
    <w:rsid w:val="008B4F3D"/>
    <w:rsid w:val="008B7E18"/>
    <w:rsid w:val="008C05F9"/>
    <w:rsid w:val="008C58B3"/>
    <w:rsid w:val="008C746C"/>
    <w:rsid w:val="008D30B9"/>
    <w:rsid w:val="008D36F8"/>
    <w:rsid w:val="008E117E"/>
    <w:rsid w:val="008E2189"/>
    <w:rsid w:val="008E2B36"/>
    <w:rsid w:val="008E47B5"/>
    <w:rsid w:val="008E4BD2"/>
    <w:rsid w:val="008E5080"/>
    <w:rsid w:val="008E5755"/>
    <w:rsid w:val="008E626A"/>
    <w:rsid w:val="008E678D"/>
    <w:rsid w:val="008E6BB9"/>
    <w:rsid w:val="008E6BF0"/>
    <w:rsid w:val="008E6CD7"/>
    <w:rsid w:val="008E6D97"/>
    <w:rsid w:val="008E754A"/>
    <w:rsid w:val="008F010E"/>
    <w:rsid w:val="008F182C"/>
    <w:rsid w:val="008F1CF9"/>
    <w:rsid w:val="008F2A30"/>
    <w:rsid w:val="008F364F"/>
    <w:rsid w:val="008F507D"/>
    <w:rsid w:val="008F73B3"/>
    <w:rsid w:val="008F7CC2"/>
    <w:rsid w:val="00906E30"/>
    <w:rsid w:val="00910264"/>
    <w:rsid w:val="00912057"/>
    <w:rsid w:val="00912489"/>
    <w:rsid w:val="00912B22"/>
    <w:rsid w:val="00912DF2"/>
    <w:rsid w:val="00915CE0"/>
    <w:rsid w:val="00916110"/>
    <w:rsid w:val="00917284"/>
    <w:rsid w:val="009210FF"/>
    <w:rsid w:val="009213B0"/>
    <w:rsid w:val="00922AEA"/>
    <w:rsid w:val="009234B5"/>
    <w:rsid w:val="009247A2"/>
    <w:rsid w:val="00924D76"/>
    <w:rsid w:val="00927341"/>
    <w:rsid w:val="00930496"/>
    <w:rsid w:val="00930B2B"/>
    <w:rsid w:val="009315DB"/>
    <w:rsid w:val="00931D9E"/>
    <w:rsid w:val="00931E6E"/>
    <w:rsid w:val="00932146"/>
    <w:rsid w:val="00934A16"/>
    <w:rsid w:val="00936074"/>
    <w:rsid w:val="0093671D"/>
    <w:rsid w:val="00940B25"/>
    <w:rsid w:val="00941A14"/>
    <w:rsid w:val="009422EA"/>
    <w:rsid w:val="0094240D"/>
    <w:rsid w:val="00943098"/>
    <w:rsid w:val="009431D9"/>
    <w:rsid w:val="009436BB"/>
    <w:rsid w:val="009444AE"/>
    <w:rsid w:val="009444B6"/>
    <w:rsid w:val="009457A6"/>
    <w:rsid w:val="009458B5"/>
    <w:rsid w:val="00945935"/>
    <w:rsid w:val="00945A9C"/>
    <w:rsid w:val="00946318"/>
    <w:rsid w:val="009503BD"/>
    <w:rsid w:val="0095057C"/>
    <w:rsid w:val="00952024"/>
    <w:rsid w:val="009522B9"/>
    <w:rsid w:val="009530B6"/>
    <w:rsid w:val="009538E2"/>
    <w:rsid w:val="00954249"/>
    <w:rsid w:val="009571CA"/>
    <w:rsid w:val="009575C8"/>
    <w:rsid w:val="00957B7F"/>
    <w:rsid w:val="00957FA6"/>
    <w:rsid w:val="00960A57"/>
    <w:rsid w:val="0096159B"/>
    <w:rsid w:val="00961FDD"/>
    <w:rsid w:val="00962920"/>
    <w:rsid w:val="00962C33"/>
    <w:rsid w:val="009664A4"/>
    <w:rsid w:val="00966C17"/>
    <w:rsid w:val="00972C10"/>
    <w:rsid w:val="00973873"/>
    <w:rsid w:val="00973D23"/>
    <w:rsid w:val="00980B1D"/>
    <w:rsid w:val="0098199C"/>
    <w:rsid w:val="00982150"/>
    <w:rsid w:val="009830B7"/>
    <w:rsid w:val="00983883"/>
    <w:rsid w:val="009851B9"/>
    <w:rsid w:val="0098551B"/>
    <w:rsid w:val="0098653D"/>
    <w:rsid w:val="00987BB8"/>
    <w:rsid w:val="009927D8"/>
    <w:rsid w:val="00995C67"/>
    <w:rsid w:val="009A19A0"/>
    <w:rsid w:val="009A1BB5"/>
    <w:rsid w:val="009A220F"/>
    <w:rsid w:val="009A26D4"/>
    <w:rsid w:val="009A28B8"/>
    <w:rsid w:val="009A2C65"/>
    <w:rsid w:val="009A4B3A"/>
    <w:rsid w:val="009A4DC6"/>
    <w:rsid w:val="009A5416"/>
    <w:rsid w:val="009A56B4"/>
    <w:rsid w:val="009A668B"/>
    <w:rsid w:val="009A68E5"/>
    <w:rsid w:val="009A6CAF"/>
    <w:rsid w:val="009A7BED"/>
    <w:rsid w:val="009B137B"/>
    <w:rsid w:val="009B4E29"/>
    <w:rsid w:val="009B62F8"/>
    <w:rsid w:val="009B7821"/>
    <w:rsid w:val="009B78A1"/>
    <w:rsid w:val="009C26A1"/>
    <w:rsid w:val="009C2C0F"/>
    <w:rsid w:val="009C2C99"/>
    <w:rsid w:val="009C2CFF"/>
    <w:rsid w:val="009C3814"/>
    <w:rsid w:val="009C441C"/>
    <w:rsid w:val="009C4C77"/>
    <w:rsid w:val="009C5783"/>
    <w:rsid w:val="009C5EF5"/>
    <w:rsid w:val="009D17AB"/>
    <w:rsid w:val="009D1BDB"/>
    <w:rsid w:val="009D36EB"/>
    <w:rsid w:val="009D3701"/>
    <w:rsid w:val="009D3828"/>
    <w:rsid w:val="009D4496"/>
    <w:rsid w:val="009D58F6"/>
    <w:rsid w:val="009D5BF3"/>
    <w:rsid w:val="009D5F98"/>
    <w:rsid w:val="009E0EAD"/>
    <w:rsid w:val="009E10D7"/>
    <w:rsid w:val="009E15D7"/>
    <w:rsid w:val="009E1A75"/>
    <w:rsid w:val="009E2E18"/>
    <w:rsid w:val="009E33EB"/>
    <w:rsid w:val="009E6321"/>
    <w:rsid w:val="009F0A9B"/>
    <w:rsid w:val="009F6CFB"/>
    <w:rsid w:val="009F6FCC"/>
    <w:rsid w:val="009F7640"/>
    <w:rsid w:val="00A0077C"/>
    <w:rsid w:val="00A019AA"/>
    <w:rsid w:val="00A019FB"/>
    <w:rsid w:val="00A03C52"/>
    <w:rsid w:val="00A03DA8"/>
    <w:rsid w:val="00A03EBA"/>
    <w:rsid w:val="00A05B8A"/>
    <w:rsid w:val="00A066BD"/>
    <w:rsid w:val="00A07021"/>
    <w:rsid w:val="00A07D80"/>
    <w:rsid w:val="00A10F38"/>
    <w:rsid w:val="00A1116F"/>
    <w:rsid w:val="00A14A84"/>
    <w:rsid w:val="00A153EF"/>
    <w:rsid w:val="00A17093"/>
    <w:rsid w:val="00A17C65"/>
    <w:rsid w:val="00A202C7"/>
    <w:rsid w:val="00A21504"/>
    <w:rsid w:val="00A21D8B"/>
    <w:rsid w:val="00A21EFE"/>
    <w:rsid w:val="00A224D0"/>
    <w:rsid w:val="00A23896"/>
    <w:rsid w:val="00A255FA"/>
    <w:rsid w:val="00A262B5"/>
    <w:rsid w:val="00A310DF"/>
    <w:rsid w:val="00A3121F"/>
    <w:rsid w:val="00A31358"/>
    <w:rsid w:val="00A32589"/>
    <w:rsid w:val="00A33433"/>
    <w:rsid w:val="00A3379B"/>
    <w:rsid w:val="00A33896"/>
    <w:rsid w:val="00A345CF"/>
    <w:rsid w:val="00A35756"/>
    <w:rsid w:val="00A3576B"/>
    <w:rsid w:val="00A36BA7"/>
    <w:rsid w:val="00A36F96"/>
    <w:rsid w:val="00A40767"/>
    <w:rsid w:val="00A40FA7"/>
    <w:rsid w:val="00A429B5"/>
    <w:rsid w:val="00A43D4B"/>
    <w:rsid w:val="00A44C79"/>
    <w:rsid w:val="00A45C61"/>
    <w:rsid w:val="00A531BC"/>
    <w:rsid w:val="00A55FC8"/>
    <w:rsid w:val="00A56CD9"/>
    <w:rsid w:val="00A602EC"/>
    <w:rsid w:val="00A606CA"/>
    <w:rsid w:val="00A60EBA"/>
    <w:rsid w:val="00A61CA2"/>
    <w:rsid w:val="00A6589B"/>
    <w:rsid w:val="00A66A29"/>
    <w:rsid w:val="00A67A88"/>
    <w:rsid w:val="00A70150"/>
    <w:rsid w:val="00A701A3"/>
    <w:rsid w:val="00A70EDB"/>
    <w:rsid w:val="00A71736"/>
    <w:rsid w:val="00A717E2"/>
    <w:rsid w:val="00A721B8"/>
    <w:rsid w:val="00A72E88"/>
    <w:rsid w:val="00A7456B"/>
    <w:rsid w:val="00A750A6"/>
    <w:rsid w:val="00A75109"/>
    <w:rsid w:val="00A7629A"/>
    <w:rsid w:val="00A777F7"/>
    <w:rsid w:val="00A80070"/>
    <w:rsid w:val="00A80114"/>
    <w:rsid w:val="00A8229A"/>
    <w:rsid w:val="00A82F16"/>
    <w:rsid w:val="00A84104"/>
    <w:rsid w:val="00A84823"/>
    <w:rsid w:val="00A84B02"/>
    <w:rsid w:val="00A85C11"/>
    <w:rsid w:val="00A907AB"/>
    <w:rsid w:val="00A9192F"/>
    <w:rsid w:val="00A96236"/>
    <w:rsid w:val="00A9681E"/>
    <w:rsid w:val="00AA0E8B"/>
    <w:rsid w:val="00AA194B"/>
    <w:rsid w:val="00AA2D5D"/>
    <w:rsid w:val="00AA5E21"/>
    <w:rsid w:val="00AA62ED"/>
    <w:rsid w:val="00AB0C69"/>
    <w:rsid w:val="00AB2CD6"/>
    <w:rsid w:val="00AB3C61"/>
    <w:rsid w:val="00AB4C44"/>
    <w:rsid w:val="00AB7FFC"/>
    <w:rsid w:val="00AC02E7"/>
    <w:rsid w:val="00AC0640"/>
    <w:rsid w:val="00AC0A7C"/>
    <w:rsid w:val="00AC355C"/>
    <w:rsid w:val="00AC3DBA"/>
    <w:rsid w:val="00AC43D1"/>
    <w:rsid w:val="00AC53A3"/>
    <w:rsid w:val="00AC54EA"/>
    <w:rsid w:val="00AC5E11"/>
    <w:rsid w:val="00AC694F"/>
    <w:rsid w:val="00AC78DA"/>
    <w:rsid w:val="00AD1A0D"/>
    <w:rsid w:val="00AD286F"/>
    <w:rsid w:val="00AD38BC"/>
    <w:rsid w:val="00AD4C3F"/>
    <w:rsid w:val="00AD5452"/>
    <w:rsid w:val="00AD5CF8"/>
    <w:rsid w:val="00AD5F44"/>
    <w:rsid w:val="00AD60D6"/>
    <w:rsid w:val="00AD6129"/>
    <w:rsid w:val="00AD6162"/>
    <w:rsid w:val="00AD6862"/>
    <w:rsid w:val="00AD697B"/>
    <w:rsid w:val="00AE0EA9"/>
    <w:rsid w:val="00AE1C71"/>
    <w:rsid w:val="00AE4294"/>
    <w:rsid w:val="00AE5206"/>
    <w:rsid w:val="00AE5486"/>
    <w:rsid w:val="00AE6040"/>
    <w:rsid w:val="00AE6B55"/>
    <w:rsid w:val="00AE6D27"/>
    <w:rsid w:val="00AE6F0A"/>
    <w:rsid w:val="00AF0A96"/>
    <w:rsid w:val="00AF1E8A"/>
    <w:rsid w:val="00AF2396"/>
    <w:rsid w:val="00AF4C08"/>
    <w:rsid w:val="00AF5220"/>
    <w:rsid w:val="00AF73C5"/>
    <w:rsid w:val="00AF778E"/>
    <w:rsid w:val="00B00FA4"/>
    <w:rsid w:val="00B0257F"/>
    <w:rsid w:val="00B044DA"/>
    <w:rsid w:val="00B04BE2"/>
    <w:rsid w:val="00B05B9E"/>
    <w:rsid w:val="00B05C85"/>
    <w:rsid w:val="00B05CF0"/>
    <w:rsid w:val="00B07535"/>
    <w:rsid w:val="00B07B4B"/>
    <w:rsid w:val="00B07D6F"/>
    <w:rsid w:val="00B10DFD"/>
    <w:rsid w:val="00B10E40"/>
    <w:rsid w:val="00B117D9"/>
    <w:rsid w:val="00B12240"/>
    <w:rsid w:val="00B12FF8"/>
    <w:rsid w:val="00B13974"/>
    <w:rsid w:val="00B13E93"/>
    <w:rsid w:val="00B155B2"/>
    <w:rsid w:val="00B162AE"/>
    <w:rsid w:val="00B17044"/>
    <w:rsid w:val="00B178E4"/>
    <w:rsid w:val="00B2019C"/>
    <w:rsid w:val="00B21113"/>
    <w:rsid w:val="00B21192"/>
    <w:rsid w:val="00B21A7F"/>
    <w:rsid w:val="00B21DC7"/>
    <w:rsid w:val="00B2226F"/>
    <w:rsid w:val="00B26679"/>
    <w:rsid w:val="00B26F76"/>
    <w:rsid w:val="00B31127"/>
    <w:rsid w:val="00B31F1B"/>
    <w:rsid w:val="00B323E8"/>
    <w:rsid w:val="00B32A29"/>
    <w:rsid w:val="00B32A3F"/>
    <w:rsid w:val="00B32CE3"/>
    <w:rsid w:val="00B32D35"/>
    <w:rsid w:val="00B33440"/>
    <w:rsid w:val="00B335FF"/>
    <w:rsid w:val="00B338E6"/>
    <w:rsid w:val="00B34C93"/>
    <w:rsid w:val="00B3512D"/>
    <w:rsid w:val="00B35A48"/>
    <w:rsid w:val="00B360D3"/>
    <w:rsid w:val="00B37EE8"/>
    <w:rsid w:val="00B37F95"/>
    <w:rsid w:val="00B4035C"/>
    <w:rsid w:val="00B40A4C"/>
    <w:rsid w:val="00B40ECE"/>
    <w:rsid w:val="00B41517"/>
    <w:rsid w:val="00B4261C"/>
    <w:rsid w:val="00B43594"/>
    <w:rsid w:val="00B443DE"/>
    <w:rsid w:val="00B44F26"/>
    <w:rsid w:val="00B4571D"/>
    <w:rsid w:val="00B46015"/>
    <w:rsid w:val="00B46817"/>
    <w:rsid w:val="00B472C9"/>
    <w:rsid w:val="00B50D01"/>
    <w:rsid w:val="00B50F7C"/>
    <w:rsid w:val="00B51F49"/>
    <w:rsid w:val="00B53323"/>
    <w:rsid w:val="00B53E74"/>
    <w:rsid w:val="00B55C45"/>
    <w:rsid w:val="00B566A6"/>
    <w:rsid w:val="00B56763"/>
    <w:rsid w:val="00B56CD4"/>
    <w:rsid w:val="00B60F54"/>
    <w:rsid w:val="00B613EA"/>
    <w:rsid w:val="00B61A93"/>
    <w:rsid w:val="00B626CD"/>
    <w:rsid w:val="00B633D8"/>
    <w:rsid w:val="00B64E06"/>
    <w:rsid w:val="00B672DA"/>
    <w:rsid w:val="00B677BC"/>
    <w:rsid w:val="00B726AC"/>
    <w:rsid w:val="00B751DE"/>
    <w:rsid w:val="00B76179"/>
    <w:rsid w:val="00B76E3B"/>
    <w:rsid w:val="00B76F93"/>
    <w:rsid w:val="00B8126E"/>
    <w:rsid w:val="00B821D3"/>
    <w:rsid w:val="00B82693"/>
    <w:rsid w:val="00B82B19"/>
    <w:rsid w:val="00B83892"/>
    <w:rsid w:val="00B83A52"/>
    <w:rsid w:val="00B8442C"/>
    <w:rsid w:val="00B8737E"/>
    <w:rsid w:val="00B910F0"/>
    <w:rsid w:val="00B91C52"/>
    <w:rsid w:val="00B929DC"/>
    <w:rsid w:val="00B93F69"/>
    <w:rsid w:val="00B9450C"/>
    <w:rsid w:val="00B951EA"/>
    <w:rsid w:val="00B95549"/>
    <w:rsid w:val="00B97758"/>
    <w:rsid w:val="00B9796A"/>
    <w:rsid w:val="00B97E25"/>
    <w:rsid w:val="00BA29B2"/>
    <w:rsid w:val="00BA3B5A"/>
    <w:rsid w:val="00BA3D04"/>
    <w:rsid w:val="00BA4764"/>
    <w:rsid w:val="00BA4A73"/>
    <w:rsid w:val="00BA56D4"/>
    <w:rsid w:val="00BA7AED"/>
    <w:rsid w:val="00BB0C7C"/>
    <w:rsid w:val="00BB155A"/>
    <w:rsid w:val="00BB155E"/>
    <w:rsid w:val="00BB1D7B"/>
    <w:rsid w:val="00BB3191"/>
    <w:rsid w:val="00BB45ED"/>
    <w:rsid w:val="00BB6A05"/>
    <w:rsid w:val="00BBDD5F"/>
    <w:rsid w:val="00BC117E"/>
    <w:rsid w:val="00BC13AF"/>
    <w:rsid w:val="00BC174C"/>
    <w:rsid w:val="00BC217E"/>
    <w:rsid w:val="00BC2861"/>
    <w:rsid w:val="00BC2D9C"/>
    <w:rsid w:val="00BC32D8"/>
    <w:rsid w:val="00BC36BA"/>
    <w:rsid w:val="00BC3AA4"/>
    <w:rsid w:val="00BC3EA9"/>
    <w:rsid w:val="00BC43DB"/>
    <w:rsid w:val="00BC6B06"/>
    <w:rsid w:val="00BC7475"/>
    <w:rsid w:val="00BD0045"/>
    <w:rsid w:val="00BD0DCF"/>
    <w:rsid w:val="00BD0E9B"/>
    <w:rsid w:val="00BD10B5"/>
    <w:rsid w:val="00BD134F"/>
    <w:rsid w:val="00BD2D80"/>
    <w:rsid w:val="00BD3C78"/>
    <w:rsid w:val="00BD478D"/>
    <w:rsid w:val="00BD5B29"/>
    <w:rsid w:val="00BD5EC1"/>
    <w:rsid w:val="00BD7A9E"/>
    <w:rsid w:val="00BD7E95"/>
    <w:rsid w:val="00BE27E0"/>
    <w:rsid w:val="00BE4C90"/>
    <w:rsid w:val="00BE6C8E"/>
    <w:rsid w:val="00BF0B59"/>
    <w:rsid w:val="00BF1EA3"/>
    <w:rsid w:val="00BF2087"/>
    <w:rsid w:val="00BF212F"/>
    <w:rsid w:val="00BF271E"/>
    <w:rsid w:val="00BF2AA0"/>
    <w:rsid w:val="00BF646B"/>
    <w:rsid w:val="00BF7B3A"/>
    <w:rsid w:val="00BF7EBC"/>
    <w:rsid w:val="00BF7F3B"/>
    <w:rsid w:val="00C01ACB"/>
    <w:rsid w:val="00C0226B"/>
    <w:rsid w:val="00C02677"/>
    <w:rsid w:val="00C0274F"/>
    <w:rsid w:val="00C02BFD"/>
    <w:rsid w:val="00C02C3D"/>
    <w:rsid w:val="00C03467"/>
    <w:rsid w:val="00C03B22"/>
    <w:rsid w:val="00C05311"/>
    <w:rsid w:val="00C05A09"/>
    <w:rsid w:val="00C065B1"/>
    <w:rsid w:val="00C10885"/>
    <w:rsid w:val="00C108C3"/>
    <w:rsid w:val="00C10DBF"/>
    <w:rsid w:val="00C130F6"/>
    <w:rsid w:val="00C1459E"/>
    <w:rsid w:val="00C154A5"/>
    <w:rsid w:val="00C16D7D"/>
    <w:rsid w:val="00C17F64"/>
    <w:rsid w:val="00C207AD"/>
    <w:rsid w:val="00C22648"/>
    <w:rsid w:val="00C22760"/>
    <w:rsid w:val="00C23543"/>
    <w:rsid w:val="00C24131"/>
    <w:rsid w:val="00C2459A"/>
    <w:rsid w:val="00C24A97"/>
    <w:rsid w:val="00C25636"/>
    <w:rsid w:val="00C25798"/>
    <w:rsid w:val="00C25CFE"/>
    <w:rsid w:val="00C262ED"/>
    <w:rsid w:val="00C26A14"/>
    <w:rsid w:val="00C30298"/>
    <w:rsid w:val="00C30ACD"/>
    <w:rsid w:val="00C32573"/>
    <w:rsid w:val="00C3283C"/>
    <w:rsid w:val="00C32C3A"/>
    <w:rsid w:val="00C32F1D"/>
    <w:rsid w:val="00C35DE0"/>
    <w:rsid w:val="00C36827"/>
    <w:rsid w:val="00C36AEC"/>
    <w:rsid w:val="00C407C9"/>
    <w:rsid w:val="00C40CB9"/>
    <w:rsid w:val="00C41314"/>
    <w:rsid w:val="00C4177C"/>
    <w:rsid w:val="00C41B09"/>
    <w:rsid w:val="00C440FD"/>
    <w:rsid w:val="00C4431A"/>
    <w:rsid w:val="00C468A9"/>
    <w:rsid w:val="00C468E7"/>
    <w:rsid w:val="00C46FFE"/>
    <w:rsid w:val="00C47DAF"/>
    <w:rsid w:val="00C50040"/>
    <w:rsid w:val="00C52304"/>
    <w:rsid w:val="00C53BFC"/>
    <w:rsid w:val="00C5458E"/>
    <w:rsid w:val="00C56FD1"/>
    <w:rsid w:val="00C57716"/>
    <w:rsid w:val="00C60143"/>
    <w:rsid w:val="00C606FB"/>
    <w:rsid w:val="00C60C4E"/>
    <w:rsid w:val="00C614C8"/>
    <w:rsid w:val="00C61685"/>
    <w:rsid w:val="00C63949"/>
    <w:rsid w:val="00C63BA2"/>
    <w:rsid w:val="00C67F35"/>
    <w:rsid w:val="00C71562"/>
    <w:rsid w:val="00C7229C"/>
    <w:rsid w:val="00C73CCF"/>
    <w:rsid w:val="00C7513E"/>
    <w:rsid w:val="00C75CBF"/>
    <w:rsid w:val="00C80A89"/>
    <w:rsid w:val="00C80E22"/>
    <w:rsid w:val="00C811D8"/>
    <w:rsid w:val="00C850CE"/>
    <w:rsid w:val="00C856A6"/>
    <w:rsid w:val="00C860D4"/>
    <w:rsid w:val="00C91B96"/>
    <w:rsid w:val="00C91C09"/>
    <w:rsid w:val="00C936EE"/>
    <w:rsid w:val="00C93DA5"/>
    <w:rsid w:val="00C95C90"/>
    <w:rsid w:val="00C97B9D"/>
    <w:rsid w:val="00CA1F6D"/>
    <w:rsid w:val="00CA2D32"/>
    <w:rsid w:val="00CA3FB6"/>
    <w:rsid w:val="00CA4C65"/>
    <w:rsid w:val="00CA4F2A"/>
    <w:rsid w:val="00CA5031"/>
    <w:rsid w:val="00CA60FF"/>
    <w:rsid w:val="00CA7672"/>
    <w:rsid w:val="00CB0499"/>
    <w:rsid w:val="00CB1350"/>
    <w:rsid w:val="00CB190E"/>
    <w:rsid w:val="00CB1CB3"/>
    <w:rsid w:val="00CB376A"/>
    <w:rsid w:val="00CB3CC8"/>
    <w:rsid w:val="00CB3D45"/>
    <w:rsid w:val="00CB68D8"/>
    <w:rsid w:val="00CB7AB6"/>
    <w:rsid w:val="00CC1CC0"/>
    <w:rsid w:val="00CC3593"/>
    <w:rsid w:val="00CC670C"/>
    <w:rsid w:val="00CC7208"/>
    <w:rsid w:val="00CC7435"/>
    <w:rsid w:val="00CC7557"/>
    <w:rsid w:val="00CD024A"/>
    <w:rsid w:val="00CD1C71"/>
    <w:rsid w:val="00CD2A3E"/>
    <w:rsid w:val="00CD2ACC"/>
    <w:rsid w:val="00CD3B70"/>
    <w:rsid w:val="00CD62EE"/>
    <w:rsid w:val="00CD64F1"/>
    <w:rsid w:val="00CD6826"/>
    <w:rsid w:val="00CD6ECF"/>
    <w:rsid w:val="00CE0363"/>
    <w:rsid w:val="00CE14B0"/>
    <w:rsid w:val="00CE2393"/>
    <w:rsid w:val="00CE376A"/>
    <w:rsid w:val="00CE436D"/>
    <w:rsid w:val="00CE48FA"/>
    <w:rsid w:val="00CE5EAD"/>
    <w:rsid w:val="00CF06E1"/>
    <w:rsid w:val="00CF08DE"/>
    <w:rsid w:val="00CF10A1"/>
    <w:rsid w:val="00CF2711"/>
    <w:rsid w:val="00CF2E92"/>
    <w:rsid w:val="00CF2EB3"/>
    <w:rsid w:val="00CF476A"/>
    <w:rsid w:val="00CF6AAE"/>
    <w:rsid w:val="00D01051"/>
    <w:rsid w:val="00D0367A"/>
    <w:rsid w:val="00D05044"/>
    <w:rsid w:val="00D059EE"/>
    <w:rsid w:val="00D05ECB"/>
    <w:rsid w:val="00D064EE"/>
    <w:rsid w:val="00D06C14"/>
    <w:rsid w:val="00D07011"/>
    <w:rsid w:val="00D072A9"/>
    <w:rsid w:val="00D10A94"/>
    <w:rsid w:val="00D11277"/>
    <w:rsid w:val="00D112C7"/>
    <w:rsid w:val="00D13B61"/>
    <w:rsid w:val="00D14230"/>
    <w:rsid w:val="00D165A6"/>
    <w:rsid w:val="00D20F48"/>
    <w:rsid w:val="00D220AB"/>
    <w:rsid w:val="00D2353D"/>
    <w:rsid w:val="00D24093"/>
    <w:rsid w:val="00D248A0"/>
    <w:rsid w:val="00D24B95"/>
    <w:rsid w:val="00D266ED"/>
    <w:rsid w:val="00D27CC4"/>
    <w:rsid w:val="00D31A2E"/>
    <w:rsid w:val="00D3450C"/>
    <w:rsid w:val="00D41017"/>
    <w:rsid w:val="00D4229C"/>
    <w:rsid w:val="00D42D81"/>
    <w:rsid w:val="00D4345D"/>
    <w:rsid w:val="00D4353A"/>
    <w:rsid w:val="00D44014"/>
    <w:rsid w:val="00D46C17"/>
    <w:rsid w:val="00D47494"/>
    <w:rsid w:val="00D476B4"/>
    <w:rsid w:val="00D47E6C"/>
    <w:rsid w:val="00D50A84"/>
    <w:rsid w:val="00D51A6A"/>
    <w:rsid w:val="00D52C2B"/>
    <w:rsid w:val="00D5496A"/>
    <w:rsid w:val="00D56E90"/>
    <w:rsid w:val="00D60ACF"/>
    <w:rsid w:val="00D60B10"/>
    <w:rsid w:val="00D612C9"/>
    <w:rsid w:val="00D614A0"/>
    <w:rsid w:val="00D63733"/>
    <w:rsid w:val="00D648C7"/>
    <w:rsid w:val="00D66A2F"/>
    <w:rsid w:val="00D71E5A"/>
    <w:rsid w:val="00D723F2"/>
    <w:rsid w:val="00D73744"/>
    <w:rsid w:val="00D747C5"/>
    <w:rsid w:val="00D75D21"/>
    <w:rsid w:val="00D76FB6"/>
    <w:rsid w:val="00D815A0"/>
    <w:rsid w:val="00D83E97"/>
    <w:rsid w:val="00D85AC3"/>
    <w:rsid w:val="00D8649C"/>
    <w:rsid w:val="00D86ADD"/>
    <w:rsid w:val="00D90A5C"/>
    <w:rsid w:val="00D91EED"/>
    <w:rsid w:val="00D95040"/>
    <w:rsid w:val="00D95FA0"/>
    <w:rsid w:val="00D9743F"/>
    <w:rsid w:val="00DA2130"/>
    <w:rsid w:val="00DA2242"/>
    <w:rsid w:val="00DA44FE"/>
    <w:rsid w:val="00DA4A22"/>
    <w:rsid w:val="00DA4A24"/>
    <w:rsid w:val="00DA4A96"/>
    <w:rsid w:val="00DA685F"/>
    <w:rsid w:val="00DA726E"/>
    <w:rsid w:val="00DB140D"/>
    <w:rsid w:val="00DB2C4A"/>
    <w:rsid w:val="00DB52F0"/>
    <w:rsid w:val="00DB56EE"/>
    <w:rsid w:val="00DB6B9B"/>
    <w:rsid w:val="00DB71D0"/>
    <w:rsid w:val="00DB71EC"/>
    <w:rsid w:val="00DB7333"/>
    <w:rsid w:val="00DB7A04"/>
    <w:rsid w:val="00DB7EA0"/>
    <w:rsid w:val="00DB7F16"/>
    <w:rsid w:val="00DC0B6C"/>
    <w:rsid w:val="00DC0D41"/>
    <w:rsid w:val="00DC1152"/>
    <w:rsid w:val="00DC13B9"/>
    <w:rsid w:val="00DC1442"/>
    <w:rsid w:val="00DC16EF"/>
    <w:rsid w:val="00DC2CCC"/>
    <w:rsid w:val="00DC6A4D"/>
    <w:rsid w:val="00DD1A49"/>
    <w:rsid w:val="00DD272E"/>
    <w:rsid w:val="00DD3885"/>
    <w:rsid w:val="00DD654D"/>
    <w:rsid w:val="00DD67BE"/>
    <w:rsid w:val="00DD6937"/>
    <w:rsid w:val="00DD6E32"/>
    <w:rsid w:val="00DE0086"/>
    <w:rsid w:val="00DE582F"/>
    <w:rsid w:val="00DE626C"/>
    <w:rsid w:val="00DE76EB"/>
    <w:rsid w:val="00DF3CF9"/>
    <w:rsid w:val="00DF5264"/>
    <w:rsid w:val="00DF673D"/>
    <w:rsid w:val="00DF70BD"/>
    <w:rsid w:val="00DF7FF3"/>
    <w:rsid w:val="00E0076C"/>
    <w:rsid w:val="00E00771"/>
    <w:rsid w:val="00E00F79"/>
    <w:rsid w:val="00E01592"/>
    <w:rsid w:val="00E02E04"/>
    <w:rsid w:val="00E036B7"/>
    <w:rsid w:val="00E05044"/>
    <w:rsid w:val="00E0518F"/>
    <w:rsid w:val="00E11CFE"/>
    <w:rsid w:val="00E12B7C"/>
    <w:rsid w:val="00E131B0"/>
    <w:rsid w:val="00E1377E"/>
    <w:rsid w:val="00E13AFA"/>
    <w:rsid w:val="00E14B90"/>
    <w:rsid w:val="00E157D2"/>
    <w:rsid w:val="00E15FFC"/>
    <w:rsid w:val="00E1653B"/>
    <w:rsid w:val="00E17FAD"/>
    <w:rsid w:val="00E20795"/>
    <w:rsid w:val="00E22B43"/>
    <w:rsid w:val="00E230CF"/>
    <w:rsid w:val="00E245A4"/>
    <w:rsid w:val="00E25EF5"/>
    <w:rsid w:val="00E26065"/>
    <w:rsid w:val="00E26BC3"/>
    <w:rsid w:val="00E27592"/>
    <w:rsid w:val="00E303E5"/>
    <w:rsid w:val="00E30449"/>
    <w:rsid w:val="00E31836"/>
    <w:rsid w:val="00E3229A"/>
    <w:rsid w:val="00E32714"/>
    <w:rsid w:val="00E33546"/>
    <w:rsid w:val="00E34921"/>
    <w:rsid w:val="00E362D4"/>
    <w:rsid w:val="00E363C6"/>
    <w:rsid w:val="00E365A5"/>
    <w:rsid w:val="00E3798A"/>
    <w:rsid w:val="00E37A51"/>
    <w:rsid w:val="00E401AD"/>
    <w:rsid w:val="00E405B2"/>
    <w:rsid w:val="00E407C1"/>
    <w:rsid w:val="00E43FB7"/>
    <w:rsid w:val="00E45097"/>
    <w:rsid w:val="00E453F5"/>
    <w:rsid w:val="00E47C8F"/>
    <w:rsid w:val="00E50106"/>
    <w:rsid w:val="00E501B6"/>
    <w:rsid w:val="00E51A3E"/>
    <w:rsid w:val="00E52244"/>
    <w:rsid w:val="00E53E6B"/>
    <w:rsid w:val="00E545E8"/>
    <w:rsid w:val="00E55F68"/>
    <w:rsid w:val="00E60D51"/>
    <w:rsid w:val="00E64CE3"/>
    <w:rsid w:val="00E6745E"/>
    <w:rsid w:val="00E70A66"/>
    <w:rsid w:val="00E721D0"/>
    <w:rsid w:val="00E72581"/>
    <w:rsid w:val="00E729D9"/>
    <w:rsid w:val="00E74669"/>
    <w:rsid w:val="00E74AD9"/>
    <w:rsid w:val="00E768D8"/>
    <w:rsid w:val="00E80225"/>
    <w:rsid w:val="00E82C86"/>
    <w:rsid w:val="00E83025"/>
    <w:rsid w:val="00E8379C"/>
    <w:rsid w:val="00E84F5A"/>
    <w:rsid w:val="00E85C74"/>
    <w:rsid w:val="00E862D6"/>
    <w:rsid w:val="00E8733D"/>
    <w:rsid w:val="00E90753"/>
    <w:rsid w:val="00E92637"/>
    <w:rsid w:val="00E92F9B"/>
    <w:rsid w:val="00E93B88"/>
    <w:rsid w:val="00E93F2A"/>
    <w:rsid w:val="00E947FD"/>
    <w:rsid w:val="00E96DD0"/>
    <w:rsid w:val="00E97294"/>
    <w:rsid w:val="00E972BA"/>
    <w:rsid w:val="00EA16BD"/>
    <w:rsid w:val="00EA206C"/>
    <w:rsid w:val="00EA31DF"/>
    <w:rsid w:val="00EA4B9A"/>
    <w:rsid w:val="00EA567E"/>
    <w:rsid w:val="00EA5D56"/>
    <w:rsid w:val="00EA6011"/>
    <w:rsid w:val="00EA70D4"/>
    <w:rsid w:val="00EB4464"/>
    <w:rsid w:val="00EB52E4"/>
    <w:rsid w:val="00EB562A"/>
    <w:rsid w:val="00EB5E45"/>
    <w:rsid w:val="00EC1685"/>
    <w:rsid w:val="00EC17D1"/>
    <w:rsid w:val="00EC351F"/>
    <w:rsid w:val="00EC3CC1"/>
    <w:rsid w:val="00EC5AAD"/>
    <w:rsid w:val="00EC7494"/>
    <w:rsid w:val="00EC74BC"/>
    <w:rsid w:val="00ED0A0F"/>
    <w:rsid w:val="00ED0C0D"/>
    <w:rsid w:val="00ED1524"/>
    <w:rsid w:val="00ED211E"/>
    <w:rsid w:val="00ED2FCF"/>
    <w:rsid w:val="00ED4586"/>
    <w:rsid w:val="00ED4E10"/>
    <w:rsid w:val="00ED506D"/>
    <w:rsid w:val="00ED530A"/>
    <w:rsid w:val="00ED5C1E"/>
    <w:rsid w:val="00ED66BC"/>
    <w:rsid w:val="00ED7FC5"/>
    <w:rsid w:val="00EE0CFF"/>
    <w:rsid w:val="00EE0E34"/>
    <w:rsid w:val="00EE0F14"/>
    <w:rsid w:val="00EE124B"/>
    <w:rsid w:val="00EE1B9A"/>
    <w:rsid w:val="00EE27C5"/>
    <w:rsid w:val="00EE2869"/>
    <w:rsid w:val="00EE2901"/>
    <w:rsid w:val="00EE7A72"/>
    <w:rsid w:val="00EF0822"/>
    <w:rsid w:val="00EF0A41"/>
    <w:rsid w:val="00EF1239"/>
    <w:rsid w:val="00EF1AF7"/>
    <w:rsid w:val="00EF28AB"/>
    <w:rsid w:val="00EF64AB"/>
    <w:rsid w:val="00EF74F5"/>
    <w:rsid w:val="00F00B8F"/>
    <w:rsid w:val="00F00E83"/>
    <w:rsid w:val="00F0190F"/>
    <w:rsid w:val="00F025E9"/>
    <w:rsid w:val="00F02758"/>
    <w:rsid w:val="00F0418F"/>
    <w:rsid w:val="00F0623F"/>
    <w:rsid w:val="00F065EE"/>
    <w:rsid w:val="00F0675D"/>
    <w:rsid w:val="00F07746"/>
    <w:rsid w:val="00F07BD3"/>
    <w:rsid w:val="00F10247"/>
    <w:rsid w:val="00F1033E"/>
    <w:rsid w:val="00F103F9"/>
    <w:rsid w:val="00F1131C"/>
    <w:rsid w:val="00F1205F"/>
    <w:rsid w:val="00F12FAD"/>
    <w:rsid w:val="00F14299"/>
    <w:rsid w:val="00F15A14"/>
    <w:rsid w:val="00F17DF3"/>
    <w:rsid w:val="00F20628"/>
    <w:rsid w:val="00F21183"/>
    <w:rsid w:val="00F22537"/>
    <w:rsid w:val="00F238AE"/>
    <w:rsid w:val="00F23A1A"/>
    <w:rsid w:val="00F23DDA"/>
    <w:rsid w:val="00F24054"/>
    <w:rsid w:val="00F242A4"/>
    <w:rsid w:val="00F25C7E"/>
    <w:rsid w:val="00F304E8"/>
    <w:rsid w:val="00F30531"/>
    <w:rsid w:val="00F31628"/>
    <w:rsid w:val="00F316F4"/>
    <w:rsid w:val="00F3349F"/>
    <w:rsid w:val="00F358A3"/>
    <w:rsid w:val="00F41F59"/>
    <w:rsid w:val="00F4331F"/>
    <w:rsid w:val="00F440D6"/>
    <w:rsid w:val="00F4459F"/>
    <w:rsid w:val="00F46001"/>
    <w:rsid w:val="00F461A0"/>
    <w:rsid w:val="00F471D9"/>
    <w:rsid w:val="00F478FA"/>
    <w:rsid w:val="00F47A93"/>
    <w:rsid w:val="00F513F3"/>
    <w:rsid w:val="00F51B75"/>
    <w:rsid w:val="00F51BCF"/>
    <w:rsid w:val="00F54510"/>
    <w:rsid w:val="00F54623"/>
    <w:rsid w:val="00F5598F"/>
    <w:rsid w:val="00F55E2C"/>
    <w:rsid w:val="00F55F19"/>
    <w:rsid w:val="00F567F4"/>
    <w:rsid w:val="00F618F3"/>
    <w:rsid w:val="00F63F84"/>
    <w:rsid w:val="00F66FA9"/>
    <w:rsid w:val="00F670C6"/>
    <w:rsid w:val="00F67584"/>
    <w:rsid w:val="00F67950"/>
    <w:rsid w:val="00F67EF7"/>
    <w:rsid w:val="00F70F05"/>
    <w:rsid w:val="00F729AF"/>
    <w:rsid w:val="00F76B9F"/>
    <w:rsid w:val="00F7795D"/>
    <w:rsid w:val="00F77F44"/>
    <w:rsid w:val="00F8012D"/>
    <w:rsid w:val="00F81090"/>
    <w:rsid w:val="00F818BD"/>
    <w:rsid w:val="00F82687"/>
    <w:rsid w:val="00F82D59"/>
    <w:rsid w:val="00F8498A"/>
    <w:rsid w:val="00F85683"/>
    <w:rsid w:val="00F87C0B"/>
    <w:rsid w:val="00F87D54"/>
    <w:rsid w:val="00F90D1B"/>
    <w:rsid w:val="00F91E29"/>
    <w:rsid w:val="00F93895"/>
    <w:rsid w:val="00F951E7"/>
    <w:rsid w:val="00F951F3"/>
    <w:rsid w:val="00F96D32"/>
    <w:rsid w:val="00F971BA"/>
    <w:rsid w:val="00F97514"/>
    <w:rsid w:val="00FA030B"/>
    <w:rsid w:val="00FA0A02"/>
    <w:rsid w:val="00FA10E0"/>
    <w:rsid w:val="00FA11FD"/>
    <w:rsid w:val="00FA1B98"/>
    <w:rsid w:val="00FA3E2E"/>
    <w:rsid w:val="00FA60C0"/>
    <w:rsid w:val="00FB0315"/>
    <w:rsid w:val="00FB10E2"/>
    <w:rsid w:val="00FB18DC"/>
    <w:rsid w:val="00FB1BAC"/>
    <w:rsid w:val="00FB2E1C"/>
    <w:rsid w:val="00FB3B35"/>
    <w:rsid w:val="00FB44CB"/>
    <w:rsid w:val="00FB6876"/>
    <w:rsid w:val="00FC43A2"/>
    <w:rsid w:val="00FC4B9C"/>
    <w:rsid w:val="00FC4CC9"/>
    <w:rsid w:val="00FC4DE5"/>
    <w:rsid w:val="00FC5364"/>
    <w:rsid w:val="00FC6346"/>
    <w:rsid w:val="00FC7519"/>
    <w:rsid w:val="00FC7C0D"/>
    <w:rsid w:val="00FC7F2B"/>
    <w:rsid w:val="00FD083C"/>
    <w:rsid w:val="00FD09BA"/>
    <w:rsid w:val="00FD1158"/>
    <w:rsid w:val="00FD6D41"/>
    <w:rsid w:val="00FD786E"/>
    <w:rsid w:val="00FE1DF8"/>
    <w:rsid w:val="00FE2DA7"/>
    <w:rsid w:val="00FE34FC"/>
    <w:rsid w:val="00FE3A6A"/>
    <w:rsid w:val="00FE623A"/>
    <w:rsid w:val="00FE6A36"/>
    <w:rsid w:val="00FE6E2A"/>
    <w:rsid w:val="00FE7B84"/>
    <w:rsid w:val="00FF0334"/>
    <w:rsid w:val="00FF08E6"/>
    <w:rsid w:val="00FF1333"/>
    <w:rsid w:val="00FF28B5"/>
    <w:rsid w:val="00FF3432"/>
    <w:rsid w:val="00FF3957"/>
    <w:rsid w:val="00FF4FEC"/>
    <w:rsid w:val="00FF5282"/>
    <w:rsid w:val="00FF5A96"/>
    <w:rsid w:val="00FF5C55"/>
    <w:rsid w:val="00FF5E20"/>
    <w:rsid w:val="00FF742F"/>
    <w:rsid w:val="01147382"/>
    <w:rsid w:val="01229559"/>
    <w:rsid w:val="014260A2"/>
    <w:rsid w:val="015DA268"/>
    <w:rsid w:val="0217534E"/>
    <w:rsid w:val="02395EEE"/>
    <w:rsid w:val="0278DD88"/>
    <w:rsid w:val="02D67FCE"/>
    <w:rsid w:val="0328B787"/>
    <w:rsid w:val="036D4204"/>
    <w:rsid w:val="037D496E"/>
    <w:rsid w:val="03888D3A"/>
    <w:rsid w:val="0389421D"/>
    <w:rsid w:val="03AB2E99"/>
    <w:rsid w:val="03C0381C"/>
    <w:rsid w:val="04A72F66"/>
    <w:rsid w:val="04DE980A"/>
    <w:rsid w:val="05124A36"/>
    <w:rsid w:val="053B590C"/>
    <w:rsid w:val="0698BC70"/>
    <w:rsid w:val="06D654E2"/>
    <w:rsid w:val="06DBAC58"/>
    <w:rsid w:val="0702EB71"/>
    <w:rsid w:val="07035F77"/>
    <w:rsid w:val="07E4DE62"/>
    <w:rsid w:val="0808421F"/>
    <w:rsid w:val="08771647"/>
    <w:rsid w:val="088C9896"/>
    <w:rsid w:val="08998AA4"/>
    <w:rsid w:val="095DCC85"/>
    <w:rsid w:val="09A26ADE"/>
    <w:rsid w:val="09A981C5"/>
    <w:rsid w:val="0A26AED4"/>
    <w:rsid w:val="0A7B8637"/>
    <w:rsid w:val="0AA993E4"/>
    <w:rsid w:val="0AB1C056"/>
    <w:rsid w:val="0B665B16"/>
    <w:rsid w:val="0BC27C55"/>
    <w:rsid w:val="0BEE8DEC"/>
    <w:rsid w:val="0C0AF227"/>
    <w:rsid w:val="0C23A54F"/>
    <w:rsid w:val="0CB2F062"/>
    <w:rsid w:val="0CBDBD45"/>
    <w:rsid w:val="0D745846"/>
    <w:rsid w:val="0D924EF2"/>
    <w:rsid w:val="0D9816C7"/>
    <w:rsid w:val="0DB5C4FC"/>
    <w:rsid w:val="0E3E8F3B"/>
    <w:rsid w:val="0E4884DB"/>
    <w:rsid w:val="0E546907"/>
    <w:rsid w:val="0F3CDB8A"/>
    <w:rsid w:val="0F4DDF8C"/>
    <w:rsid w:val="0F53F219"/>
    <w:rsid w:val="0F944B6B"/>
    <w:rsid w:val="0F9AC776"/>
    <w:rsid w:val="0FC2A96A"/>
    <w:rsid w:val="0FD03892"/>
    <w:rsid w:val="0FD9E5B0"/>
    <w:rsid w:val="0FE32223"/>
    <w:rsid w:val="0FEC37F8"/>
    <w:rsid w:val="101138AD"/>
    <w:rsid w:val="101294AA"/>
    <w:rsid w:val="1044803E"/>
    <w:rsid w:val="10EFDB11"/>
    <w:rsid w:val="1113209A"/>
    <w:rsid w:val="1114E5A1"/>
    <w:rsid w:val="11384D20"/>
    <w:rsid w:val="11BFD36A"/>
    <w:rsid w:val="11D549EB"/>
    <w:rsid w:val="11EA04AF"/>
    <w:rsid w:val="11F0E567"/>
    <w:rsid w:val="1234015A"/>
    <w:rsid w:val="1270E1D9"/>
    <w:rsid w:val="12A2D1CB"/>
    <w:rsid w:val="12EAB36F"/>
    <w:rsid w:val="133FFC4B"/>
    <w:rsid w:val="134FEB49"/>
    <w:rsid w:val="1389FD83"/>
    <w:rsid w:val="13DC4DE8"/>
    <w:rsid w:val="13DF895C"/>
    <w:rsid w:val="144A87E9"/>
    <w:rsid w:val="144C3EC8"/>
    <w:rsid w:val="14A79FE4"/>
    <w:rsid w:val="14F80584"/>
    <w:rsid w:val="1508BE4C"/>
    <w:rsid w:val="1547BF90"/>
    <w:rsid w:val="158D6930"/>
    <w:rsid w:val="15A2305F"/>
    <w:rsid w:val="1616CEC8"/>
    <w:rsid w:val="1620E1B5"/>
    <w:rsid w:val="1673D1D6"/>
    <w:rsid w:val="169089A2"/>
    <w:rsid w:val="16CA5F58"/>
    <w:rsid w:val="16DA066E"/>
    <w:rsid w:val="172470B6"/>
    <w:rsid w:val="17387C0D"/>
    <w:rsid w:val="173B4605"/>
    <w:rsid w:val="175EDD9B"/>
    <w:rsid w:val="1761AFA6"/>
    <w:rsid w:val="17E307B0"/>
    <w:rsid w:val="17E5E0ED"/>
    <w:rsid w:val="17FD8EFC"/>
    <w:rsid w:val="180BD8FB"/>
    <w:rsid w:val="18429884"/>
    <w:rsid w:val="1847BB38"/>
    <w:rsid w:val="185A0A73"/>
    <w:rsid w:val="18A5C4E8"/>
    <w:rsid w:val="194E0386"/>
    <w:rsid w:val="1967833A"/>
    <w:rsid w:val="196B0E42"/>
    <w:rsid w:val="199336C9"/>
    <w:rsid w:val="1A359928"/>
    <w:rsid w:val="1A4E2255"/>
    <w:rsid w:val="1A53A942"/>
    <w:rsid w:val="1A5A38AC"/>
    <w:rsid w:val="1A90BBB4"/>
    <w:rsid w:val="1A9E4957"/>
    <w:rsid w:val="1AF40709"/>
    <w:rsid w:val="1AF60765"/>
    <w:rsid w:val="1AF8C714"/>
    <w:rsid w:val="1B0D4642"/>
    <w:rsid w:val="1CD571B6"/>
    <w:rsid w:val="1CF8C16B"/>
    <w:rsid w:val="1D231B25"/>
    <w:rsid w:val="1D673CC3"/>
    <w:rsid w:val="1D843D9A"/>
    <w:rsid w:val="1DD0A14B"/>
    <w:rsid w:val="1DE4CFBC"/>
    <w:rsid w:val="1E184235"/>
    <w:rsid w:val="1E3E22AC"/>
    <w:rsid w:val="1E437D49"/>
    <w:rsid w:val="1EA75A22"/>
    <w:rsid w:val="1F17750E"/>
    <w:rsid w:val="1F603D47"/>
    <w:rsid w:val="1FF2FC83"/>
    <w:rsid w:val="20025800"/>
    <w:rsid w:val="201F546C"/>
    <w:rsid w:val="2037B137"/>
    <w:rsid w:val="209877BF"/>
    <w:rsid w:val="20A6F2E3"/>
    <w:rsid w:val="20DE8340"/>
    <w:rsid w:val="210C4DC2"/>
    <w:rsid w:val="21548644"/>
    <w:rsid w:val="21929709"/>
    <w:rsid w:val="219C06C8"/>
    <w:rsid w:val="21D25DBF"/>
    <w:rsid w:val="2231A7E3"/>
    <w:rsid w:val="227DF08C"/>
    <w:rsid w:val="22D6AF59"/>
    <w:rsid w:val="22F38F65"/>
    <w:rsid w:val="2322F3CF"/>
    <w:rsid w:val="23DCC67F"/>
    <w:rsid w:val="23E0156F"/>
    <w:rsid w:val="24239F38"/>
    <w:rsid w:val="244A3ECE"/>
    <w:rsid w:val="245D4E28"/>
    <w:rsid w:val="246D3039"/>
    <w:rsid w:val="24A7111D"/>
    <w:rsid w:val="24A9F859"/>
    <w:rsid w:val="24BF96C2"/>
    <w:rsid w:val="250D6C7C"/>
    <w:rsid w:val="253DCD49"/>
    <w:rsid w:val="256C71F4"/>
    <w:rsid w:val="25EDD0DA"/>
    <w:rsid w:val="26314A40"/>
    <w:rsid w:val="2652B6D9"/>
    <w:rsid w:val="266D4C20"/>
    <w:rsid w:val="267001E8"/>
    <w:rsid w:val="269E4B0C"/>
    <w:rsid w:val="26B51632"/>
    <w:rsid w:val="26E4696C"/>
    <w:rsid w:val="270D2565"/>
    <w:rsid w:val="271FB964"/>
    <w:rsid w:val="27201961"/>
    <w:rsid w:val="272D9302"/>
    <w:rsid w:val="27481347"/>
    <w:rsid w:val="274F64C0"/>
    <w:rsid w:val="27690437"/>
    <w:rsid w:val="28D43E68"/>
    <w:rsid w:val="2908966E"/>
    <w:rsid w:val="291127B0"/>
    <w:rsid w:val="29320853"/>
    <w:rsid w:val="2A030508"/>
    <w:rsid w:val="2A09F252"/>
    <w:rsid w:val="2A3E9DE1"/>
    <w:rsid w:val="2A4486E9"/>
    <w:rsid w:val="2A4B0DAE"/>
    <w:rsid w:val="2A4BCA55"/>
    <w:rsid w:val="2A4CE2C2"/>
    <w:rsid w:val="2A8EB7F9"/>
    <w:rsid w:val="2AEA547E"/>
    <w:rsid w:val="2B44310A"/>
    <w:rsid w:val="2B69AFE5"/>
    <w:rsid w:val="2BF17CD5"/>
    <w:rsid w:val="2C77EE84"/>
    <w:rsid w:val="2CE98872"/>
    <w:rsid w:val="2D145EB8"/>
    <w:rsid w:val="2D2E3982"/>
    <w:rsid w:val="2D346CF7"/>
    <w:rsid w:val="2D418A81"/>
    <w:rsid w:val="2D82DC89"/>
    <w:rsid w:val="2D938E94"/>
    <w:rsid w:val="2DD241FD"/>
    <w:rsid w:val="2DF35EE2"/>
    <w:rsid w:val="2E887A50"/>
    <w:rsid w:val="2EF794CB"/>
    <w:rsid w:val="2F0F39AF"/>
    <w:rsid w:val="2F1283C6"/>
    <w:rsid w:val="2F26903A"/>
    <w:rsid w:val="2F314299"/>
    <w:rsid w:val="2F5B65F4"/>
    <w:rsid w:val="2F5EFD4A"/>
    <w:rsid w:val="2F8E9459"/>
    <w:rsid w:val="2F9EF237"/>
    <w:rsid w:val="2FC5D9C9"/>
    <w:rsid w:val="30016045"/>
    <w:rsid w:val="300F06CA"/>
    <w:rsid w:val="304BE872"/>
    <w:rsid w:val="308DCACD"/>
    <w:rsid w:val="30935D52"/>
    <w:rsid w:val="30CCC1DC"/>
    <w:rsid w:val="30DDA565"/>
    <w:rsid w:val="310EB9C0"/>
    <w:rsid w:val="315144FA"/>
    <w:rsid w:val="3182F565"/>
    <w:rsid w:val="31C614F6"/>
    <w:rsid w:val="3218951F"/>
    <w:rsid w:val="3236D6AF"/>
    <w:rsid w:val="328F4BFC"/>
    <w:rsid w:val="32B4A660"/>
    <w:rsid w:val="32B935CC"/>
    <w:rsid w:val="32CFF4B2"/>
    <w:rsid w:val="3308E5B7"/>
    <w:rsid w:val="335C2F27"/>
    <w:rsid w:val="33CF70A9"/>
    <w:rsid w:val="33F6FB51"/>
    <w:rsid w:val="3405FF2A"/>
    <w:rsid w:val="348317F7"/>
    <w:rsid w:val="3485A1EB"/>
    <w:rsid w:val="34B88050"/>
    <w:rsid w:val="34FDA95E"/>
    <w:rsid w:val="3544A8D1"/>
    <w:rsid w:val="35575B61"/>
    <w:rsid w:val="355BB69B"/>
    <w:rsid w:val="35CB0C03"/>
    <w:rsid w:val="35CB0E5B"/>
    <w:rsid w:val="35E1FACA"/>
    <w:rsid w:val="36007DD2"/>
    <w:rsid w:val="36B61905"/>
    <w:rsid w:val="37043309"/>
    <w:rsid w:val="3722D9A9"/>
    <w:rsid w:val="372A3F6F"/>
    <w:rsid w:val="3766E5C1"/>
    <w:rsid w:val="37C846D7"/>
    <w:rsid w:val="3943F9DA"/>
    <w:rsid w:val="39508881"/>
    <w:rsid w:val="397EDAB5"/>
    <w:rsid w:val="3981F361"/>
    <w:rsid w:val="3991FCBE"/>
    <w:rsid w:val="39F41661"/>
    <w:rsid w:val="3A12606E"/>
    <w:rsid w:val="3AAEBC60"/>
    <w:rsid w:val="3B38F431"/>
    <w:rsid w:val="3B7FC94F"/>
    <w:rsid w:val="3BA2CC8B"/>
    <w:rsid w:val="3C13D7D1"/>
    <w:rsid w:val="3C9B1663"/>
    <w:rsid w:val="3CB3EBC2"/>
    <w:rsid w:val="3CB7A410"/>
    <w:rsid w:val="3CBB2BD7"/>
    <w:rsid w:val="3CF1C6F4"/>
    <w:rsid w:val="3CF57813"/>
    <w:rsid w:val="3CF6FE41"/>
    <w:rsid w:val="3D316A03"/>
    <w:rsid w:val="3D39F692"/>
    <w:rsid w:val="3DB91FE7"/>
    <w:rsid w:val="3DD04B3D"/>
    <w:rsid w:val="3E23EC41"/>
    <w:rsid w:val="3F1C1544"/>
    <w:rsid w:val="3F20D309"/>
    <w:rsid w:val="3FC85158"/>
    <w:rsid w:val="3FD41573"/>
    <w:rsid w:val="3FDDECCC"/>
    <w:rsid w:val="40181328"/>
    <w:rsid w:val="4068ADFC"/>
    <w:rsid w:val="40AEB885"/>
    <w:rsid w:val="40B708A9"/>
    <w:rsid w:val="40D23F9A"/>
    <w:rsid w:val="40F412B8"/>
    <w:rsid w:val="40F5C448"/>
    <w:rsid w:val="411E063E"/>
    <w:rsid w:val="4145FE61"/>
    <w:rsid w:val="41A07156"/>
    <w:rsid w:val="41E453D5"/>
    <w:rsid w:val="425AD854"/>
    <w:rsid w:val="427F0599"/>
    <w:rsid w:val="433E3FF3"/>
    <w:rsid w:val="4414B722"/>
    <w:rsid w:val="4458D2BE"/>
    <w:rsid w:val="44A9973E"/>
    <w:rsid w:val="450A1FD7"/>
    <w:rsid w:val="4519B406"/>
    <w:rsid w:val="455C850E"/>
    <w:rsid w:val="458B5900"/>
    <w:rsid w:val="458C52FB"/>
    <w:rsid w:val="45C2C94E"/>
    <w:rsid w:val="45EBD894"/>
    <w:rsid w:val="45FC1AF4"/>
    <w:rsid w:val="46028AE5"/>
    <w:rsid w:val="46204A26"/>
    <w:rsid w:val="467696AC"/>
    <w:rsid w:val="4692A114"/>
    <w:rsid w:val="469CB2AF"/>
    <w:rsid w:val="46BB859B"/>
    <w:rsid w:val="46F282D6"/>
    <w:rsid w:val="4725DFA9"/>
    <w:rsid w:val="47B80E4A"/>
    <w:rsid w:val="4804F4C6"/>
    <w:rsid w:val="4831E7CA"/>
    <w:rsid w:val="485BF9C4"/>
    <w:rsid w:val="48AE0F2D"/>
    <w:rsid w:val="48B5CD20"/>
    <w:rsid w:val="48D0A90D"/>
    <w:rsid w:val="48D7066F"/>
    <w:rsid w:val="49508A8E"/>
    <w:rsid w:val="4982E3E4"/>
    <w:rsid w:val="49FA8194"/>
    <w:rsid w:val="4A68E223"/>
    <w:rsid w:val="4AA4C2A8"/>
    <w:rsid w:val="4B271BD2"/>
    <w:rsid w:val="4B84BE04"/>
    <w:rsid w:val="4C0FD4F9"/>
    <w:rsid w:val="4C14266B"/>
    <w:rsid w:val="4C50433E"/>
    <w:rsid w:val="4CA8C64B"/>
    <w:rsid w:val="4D71D881"/>
    <w:rsid w:val="4D87010C"/>
    <w:rsid w:val="4D874177"/>
    <w:rsid w:val="4E513BD7"/>
    <w:rsid w:val="4E733858"/>
    <w:rsid w:val="4E8C03FB"/>
    <w:rsid w:val="4E8D0737"/>
    <w:rsid w:val="4EF04616"/>
    <w:rsid w:val="4F214A98"/>
    <w:rsid w:val="4F5CC37A"/>
    <w:rsid w:val="4FC9328A"/>
    <w:rsid w:val="4FD6C5E0"/>
    <w:rsid w:val="4FDFD24D"/>
    <w:rsid w:val="512FB27E"/>
    <w:rsid w:val="516C811E"/>
    <w:rsid w:val="5187AE11"/>
    <w:rsid w:val="521869A2"/>
    <w:rsid w:val="5246692A"/>
    <w:rsid w:val="52AB62B0"/>
    <w:rsid w:val="52C49527"/>
    <w:rsid w:val="52F314AF"/>
    <w:rsid w:val="5306E333"/>
    <w:rsid w:val="5326C53A"/>
    <w:rsid w:val="533656EA"/>
    <w:rsid w:val="53A82D18"/>
    <w:rsid w:val="53AE66AD"/>
    <w:rsid w:val="5446328F"/>
    <w:rsid w:val="54D6D0A4"/>
    <w:rsid w:val="54E4D9B4"/>
    <w:rsid w:val="54FD2F22"/>
    <w:rsid w:val="550EC4ED"/>
    <w:rsid w:val="553431D3"/>
    <w:rsid w:val="5560755E"/>
    <w:rsid w:val="558055AD"/>
    <w:rsid w:val="55C64657"/>
    <w:rsid w:val="564971BA"/>
    <w:rsid w:val="56E99D5B"/>
    <w:rsid w:val="571167D3"/>
    <w:rsid w:val="571815AD"/>
    <w:rsid w:val="572E61F5"/>
    <w:rsid w:val="57401D08"/>
    <w:rsid w:val="575E8129"/>
    <w:rsid w:val="5775098B"/>
    <w:rsid w:val="577B6005"/>
    <w:rsid w:val="577F358B"/>
    <w:rsid w:val="57A91753"/>
    <w:rsid w:val="57CC7657"/>
    <w:rsid w:val="58459ABA"/>
    <w:rsid w:val="585DBA06"/>
    <w:rsid w:val="587E3342"/>
    <w:rsid w:val="5911394B"/>
    <w:rsid w:val="5973E43F"/>
    <w:rsid w:val="597AF886"/>
    <w:rsid w:val="5984EBA2"/>
    <w:rsid w:val="59A8FAEF"/>
    <w:rsid w:val="59C21DBD"/>
    <w:rsid w:val="59D836ED"/>
    <w:rsid w:val="59DD37EB"/>
    <w:rsid w:val="59F318AD"/>
    <w:rsid w:val="5A0F331B"/>
    <w:rsid w:val="5A33500F"/>
    <w:rsid w:val="5B325163"/>
    <w:rsid w:val="5C0C1166"/>
    <w:rsid w:val="5C186E50"/>
    <w:rsid w:val="5CAC46DB"/>
    <w:rsid w:val="5D2EF103"/>
    <w:rsid w:val="5EB189EF"/>
    <w:rsid w:val="5EB68300"/>
    <w:rsid w:val="5EE18BB3"/>
    <w:rsid w:val="5EFFC7AC"/>
    <w:rsid w:val="5F523B27"/>
    <w:rsid w:val="5FD90750"/>
    <w:rsid w:val="600454BA"/>
    <w:rsid w:val="60057EBC"/>
    <w:rsid w:val="600AF483"/>
    <w:rsid w:val="6041D058"/>
    <w:rsid w:val="60520850"/>
    <w:rsid w:val="60B4446B"/>
    <w:rsid w:val="60C3F855"/>
    <w:rsid w:val="6122ECD2"/>
    <w:rsid w:val="612F2D1D"/>
    <w:rsid w:val="61D77652"/>
    <w:rsid w:val="61EA240A"/>
    <w:rsid w:val="62582C75"/>
    <w:rsid w:val="627664E7"/>
    <w:rsid w:val="6302E97A"/>
    <w:rsid w:val="6311BAC8"/>
    <w:rsid w:val="631F616B"/>
    <w:rsid w:val="64700AC4"/>
    <w:rsid w:val="6470EFA9"/>
    <w:rsid w:val="648B7F3E"/>
    <w:rsid w:val="64ACFCE4"/>
    <w:rsid w:val="64CD3473"/>
    <w:rsid w:val="64DBAB02"/>
    <w:rsid w:val="657A6A36"/>
    <w:rsid w:val="65A4B97E"/>
    <w:rsid w:val="65A72E85"/>
    <w:rsid w:val="65D6CDAE"/>
    <w:rsid w:val="65FD26B4"/>
    <w:rsid w:val="66812505"/>
    <w:rsid w:val="67749CEF"/>
    <w:rsid w:val="67E62D73"/>
    <w:rsid w:val="6868816E"/>
    <w:rsid w:val="6877E2C4"/>
    <w:rsid w:val="689EF3DA"/>
    <w:rsid w:val="68D1A169"/>
    <w:rsid w:val="69AFB7A9"/>
    <w:rsid w:val="69D1E346"/>
    <w:rsid w:val="6A0564B3"/>
    <w:rsid w:val="6A31404C"/>
    <w:rsid w:val="6A5790B7"/>
    <w:rsid w:val="6A72D717"/>
    <w:rsid w:val="6A7520D7"/>
    <w:rsid w:val="6AA1AF58"/>
    <w:rsid w:val="6ACD36D8"/>
    <w:rsid w:val="6ACE31A9"/>
    <w:rsid w:val="6AD500B3"/>
    <w:rsid w:val="6B4A1084"/>
    <w:rsid w:val="6B7EC9A8"/>
    <w:rsid w:val="6BBED126"/>
    <w:rsid w:val="6BD9C301"/>
    <w:rsid w:val="6C05265B"/>
    <w:rsid w:val="6C3F4910"/>
    <w:rsid w:val="6C957A45"/>
    <w:rsid w:val="6D15FFA0"/>
    <w:rsid w:val="6D1A8E46"/>
    <w:rsid w:val="6D2BAA25"/>
    <w:rsid w:val="6D70AABE"/>
    <w:rsid w:val="6D9D43AE"/>
    <w:rsid w:val="6DA594B2"/>
    <w:rsid w:val="6DEA90F5"/>
    <w:rsid w:val="6E0721B1"/>
    <w:rsid w:val="6E7F0252"/>
    <w:rsid w:val="6E8013C7"/>
    <w:rsid w:val="6EB0FE31"/>
    <w:rsid w:val="6F1383EA"/>
    <w:rsid w:val="6F18EFA8"/>
    <w:rsid w:val="70787EB0"/>
    <w:rsid w:val="716617C8"/>
    <w:rsid w:val="71C22AA4"/>
    <w:rsid w:val="7208CB1A"/>
    <w:rsid w:val="725C1779"/>
    <w:rsid w:val="72BA90CF"/>
    <w:rsid w:val="72EE1544"/>
    <w:rsid w:val="7338C7E5"/>
    <w:rsid w:val="7342597D"/>
    <w:rsid w:val="73A28744"/>
    <w:rsid w:val="73CBE877"/>
    <w:rsid w:val="73E29730"/>
    <w:rsid w:val="74B1C0DA"/>
    <w:rsid w:val="74BA24D4"/>
    <w:rsid w:val="754A83F1"/>
    <w:rsid w:val="75943631"/>
    <w:rsid w:val="75BB464B"/>
    <w:rsid w:val="75FB3D2B"/>
    <w:rsid w:val="769601E8"/>
    <w:rsid w:val="76B58FD9"/>
    <w:rsid w:val="76F45C9E"/>
    <w:rsid w:val="76F8F93C"/>
    <w:rsid w:val="771E2949"/>
    <w:rsid w:val="775212F5"/>
    <w:rsid w:val="77B2000D"/>
    <w:rsid w:val="77E7379D"/>
    <w:rsid w:val="77F99442"/>
    <w:rsid w:val="780B2357"/>
    <w:rsid w:val="78789FCC"/>
    <w:rsid w:val="78CF87D2"/>
    <w:rsid w:val="78E30F81"/>
    <w:rsid w:val="78FBB97F"/>
    <w:rsid w:val="78FE585E"/>
    <w:rsid w:val="7914AC63"/>
    <w:rsid w:val="792C8640"/>
    <w:rsid w:val="7932B0BC"/>
    <w:rsid w:val="79468109"/>
    <w:rsid w:val="7949B80E"/>
    <w:rsid w:val="798870B9"/>
    <w:rsid w:val="799CDB4F"/>
    <w:rsid w:val="79B7DEF1"/>
    <w:rsid w:val="79BE882B"/>
    <w:rsid w:val="79E4F509"/>
    <w:rsid w:val="79F4E842"/>
    <w:rsid w:val="7A5FC80C"/>
    <w:rsid w:val="7A7CBC0C"/>
    <w:rsid w:val="7AC638AA"/>
    <w:rsid w:val="7B131F37"/>
    <w:rsid w:val="7B4CEF1A"/>
    <w:rsid w:val="7C08C81C"/>
    <w:rsid w:val="7C6486A6"/>
    <w:rsid w:val="7CF78CC4"/>
    <w:rsid w:val="7CFD2D3F"/>
    <w:rsid w:val="7D1D0192"/>
    <w:rsid w:val="7D29726E"/>
    <w:rsid w:val="7D336EAF"/>
    <w:rsid w:val="7D338976"/>
    <w:rsid w:val="7D729B00"/>
    <w:rsid w:val="7D89240C"/>
    <w:rsid w:val="7D925477"/>
    <w:rsid w:val="7DD5D4B5"/>
    <w:rsid w:val="7DDA5752"/>
    <w:rsid w:val="7E236020"/>
    <w:rsid w:val="7E57A663"/>
    <w:rsid w:val="7E664183"/>
    <w:rsid w:val="7EA0A873"/>
    <w:rsid w:val="7F14EA1F"/>
    <w:rsid w:val="7F171723"/>
    <w:rsid w:val="7F60B0AC"/>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396E"/>
  <w15:chartTrackingRefBased/>
  <w15:docId w15:val="{EB9701B4-B9CD-4D9A-A74F-547C797D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C7D"/>
  </w:style>
  <w:style w:type="paragraph" w:styleId="Heading1">
    <w:name w:val="heading 1"/>
    <w:basedOn w:val="Normal"/>
    <w:next w:val="Normal"/>
    <w:link w:val="Heading1Char"/>
    <w:uiPriority w:val="9"/>
    <w:qFormat/>
    <w:rsid w:val="007E0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0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E0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7D"/>
    <w:rPr>
      <w:rFonts w:eastAsiaTheme="majorEastAsia" w:cstheme="majorBidi"/>
      <w:color w:val="272727" w:themeColor="text1" w:themeTint="D8"/>
    </w:rPr>
  </w:style>
  <w:style w:type="paragraph" w:styleId="Title">
    <w:name w:val="Title"/>
    <w:basedOn w:val="Normal"/>
    <w:next w:val="Normal"/>
    <w:link w:val="TitleChar"/>
    <w:uiPriority w:val="10"/>
    <w:qFormat/>
    <w:rsid w:val="007E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7D"/>
    <w:pPr>
      <w:spacing w:before="160"/>
      <w:jc w:val="center"/>
    </w:pPr>
    <w:rPr>
      <w:i/>
      <w:iCs/>
      <w:color w:val="404040" w:themeColor="text1" w:themeTint="BF"/>
    </w:rPr>
  </w:style>
  <w:style w:type="character" w:customStyle="1" w:styleId="QuoteChar">
    <w:name w:val="Quote Char"/>
    <w:basedOn w:val="DefaultParagraphFont"/>
    <w:link w:val="Quote"/>
    <w:uiPriority w:val="29"/>
    <w:rsid w:val="007E0C7D"/>
    <w:rPr>
      <w:i/>
      <w:iCs/>
      <w:color w:val="404040" w:themeColor="text1" w:themeTint="BF"/>
    </w:rPr>
  </w:style>
  <w:style w:type="paragraph" w:styleId="ListParagraph">
    <w:name w:val="List Paragraph"/>
    <w:basedOn w:val="Normal"/>
    <w:uiPriority w:val="1"/>
    <w:qFormat/>
    <w:rsid w:val="007E0C7D"/>
    <w:pPr>
      <w:ind w:left="720"/>
      <w:contextualSpacing/>
    </w:pPr>
  </w:style>
  <w:style w:type="character" w:styleId="IntenseEmphasis">
    <w:name w:val="Intense Emphasis"/>
    <w:basedOn w:val="DefaultParagraphFont"/>
    <w:uiPriority w:val="21"/>
    <w:qFormat/>
    <w:rsid w:val="007E0C7D"/>
    <w:rPr>
      <w:i/>
      <w:iCs/>
      <w:color w:val="0F4761" w:themeColor="accent1" w:themeShade="BF"/>
    </w:rPr>
  </w:style>
  <w:style w:type="paragraph" w:styleId="IntenseQuote">
    <w:name w:val="Intense Quote"/>
    <w:basedOn w:val="Normal"/>
    <w:next w:val="Normal"/>
    <w:link w:val="IntenseQuoteChar"/>
    <w:uiPriority w:val="30"/>
    <w:qFormat/>
    <w:rsid w:val="007E0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C7D"/>
    <w:rPr>
      <w:i/>
      <w:iCs/>
      <w:color w:val="0F4761" w:themeColor="accent1" w:themeShade="BF"/>
    </w:rPr>
  </w:style>
  <w:style w:type="character" w:styleId="IntenseReference">
    <w:name w:val="Intense Reference"/>
    <w:basedOn w:val="DefaultParagraphFont"/>
    <w:uiPriority w:val="32"/>
    <w:qFormat/>
    <w:rsid w:val="007E0C7D"/>
    <w:rPr>
      <w:b/>
      <w:bCs/>
      <w:smallCaps/>
      <w:color w:val="0F4761" w:themeColor="accent1" w:themeShade="BF"/>
      <w:spacing w:val="5"/>
    </w:rPr>
  </w:style>
  <w:style w:type="paragraph" w:styleId="NoSpacing">
    <w:name w:val="No Spacing"/>
    <w:link w:val="NoSpacingChar"/>
    <w:uiPriority w:val="1"/>
    <w:qFormat/>
    <w:rsid w:val="007E0C7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E0C7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0077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qFormat/>
    <w:rsid w:val="00A0077C"/>
    <w:pPr>
      <w:spacing w:after="100"/>
    </w:pPr>
  </w:style>
  <w:style w:type="character" w:styleId="Hyperlink">
    <w:name w:val="Hyperlink"/>
    <w:basedOn w:val="DefaultParagraphFont"/>
    <w:uiPriority w:val="99"/>
    <w:unhideWhenUsed/>
    <w:rsid w:val="00A0077C"/>
    <w:rPr>
      <w:color w:val="467886" w:themeColor="hyperlink"/>
      <w:u w:val="single"/>
    </w:rPr>
  </w:style>
  <w:style w:type="paragraph" w:styleId="TOC2">
    <w:name w:val="toc 2"/>
    <w:basedOn w:val="Normal"/>
    <w:next w:val="Normal"/>
    <w:uiPriority w:val="39"/>
    <w:unhideWhenUsed/>
    <w:qFormat/>
    <w:rsid w:val="001B5363"/>
    <w:pPr>
      <w:spacing w:after="100"/>
      <w:ind w:left="220"/>
    </w:pPr>
  </w:style>
  <w:style w:type="character" w:styleId="UnresolvedMention">
    <w:name w:val="Unresolved Mention"/>
    <w:basedOn w:val="DefaultParagraphFont"/>
    <w:uiPriority w:val="99"/>
    <w:semiHidden/>
    <w:unhideWhenUsed/>
    <w:rsid w:val="005E72EB"/>
    <w:rPr>
      <w:color w:val="605E5C"/>
      <w:shd w:val="clear" w:color="auto" w:fill="E1DFDD"/>
    </w:rPr>
  </w:style>
  <w:style w:type="paragraph" w:styleId="Bibliography">
    <w:name w:val="Bibliography"/>
    <w:basedOn w:val="Normal"/>
    <w:next w:val="Normal"/>
    <w:uiPriority w:val="37"/>
    <w:unhideWhenUsed/>
    <w:rsid w:val="00494FAA"/>
  </w:style>
  <w:style w:type="paragraph" w:styleId="Caption">
    <w:name w:val="caption"/>
    <w:basedOn w:val="Normal"/>
    <w:next w:val="Normal"/>
    <w:uiPriority w:val="35"/>
    <w:unhideWhenUsed/>
    <w:qFormat/>
    <w:rsid w:val="00A35756"/>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69478C"/>
    <w:rPr>
      <w:sz w:val="16"/>
      <w:szCs w:val="16"/>
    </w:rPr>
  </w:style>
  <w:style w:type="paragraph" w:styleId="CommentText">
    <w:name w:val="annotation text"/>
    <w:basedOn w:val="Normal"/>
    <w:link w:val="CommentTextChar"/>
    <w:uiPriority w:val="99"/>
    <w:unhideWhenUsed/>
    <w:rsid w:val="0069478C"/>
    <w:pPr>
      <w:spacing w:line="240" w:lineRule="auto"/>
    </w:pPr>
    <w:rPr>
      <w:sz w:val="20"/>
      <w:szCs w:val="20"/>
    </w:rPr>
  </w:style>
  <w:style w:type="character" w:customStyle="1" w:styleId="CommentTextChar">
    <w:name w:val="Comment Text Char"/>
    <w:basedOn w:val="DefaultParagraphFont"/>
    <w:link w:val="CommentText"/>
    <w:uiPriority w:val="99"/>
    <w:rsid w:val="0069478C"/>
    <w:rPr>
      <w:sz w:val="20"/>
      <w:szCs w:val="20"/>
    </w:rPr>
  </w:style>
  <w:style w:type="paragraph" w:styleId="CommentSubject">
    <w:name w:val="annotation subject"/>
    <w:basedOn w:val="CommentText"/>
    <w:next w:val="CommentText"/>
    <w:link w:val="CommentSubjectChar"/>
    <w:uiPriority w:val="99"/>
    <w:semiHidden/>
    <w:unhideWhenUsed/>
    <w:rsid w:val="0069478C"/>
    <w:rPr>
      <w:b/>
      <w:bCs/>
    </w:rPr>
  </w:style>
  <w:style w:type="character" w:customStyle="1" w:styleId="CommentSubjectChar">
    <w:name w:val="Comment Subject Char"/>
    <w:basedOn w:val="CommentTextChar"/>
    <w:link w:val="CommentSubject"/>
    <w:uiPriority w:val="99"/>
    <w:semiHidden/>
    <w:rsid w:val="0069478C"/>
    <w:rPr>
      <w:b/>
      <w:bCs/>
      <w:sz w:val="20"/>
      <w:szCs w:val="20"/>
    </w:rPr>
  </w:style>
  <w:style w:type="paragraph" w:styleId="Revision">
    <w:name w:val="Revision"/>
    <w:hidden/>
    <w:uiPriority w:val="99"/>
    <w:semiHidden/>
    <w:rsid w:val="0069478C"/>
    <w:pPr>
      <w:spacing w:after="0" w:line="240" w:lineRule="auto"/>
    </w:pPr>
  </w:style>
  <w:style w:type="paragraph" w:styleId="Header">
    <w:name w:val="header"/>
    <w:basedOn w:val="Normal"/>
    <w:link w:val="HeaderChar"/>
    <w:uiPriority w:val="99"/>
    <w:unhideWhenUsed/>
    <w:rsid w:val="000E01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11B"/>
  </w:style>
  <w:style w:type="paragraph" w:styleId="Footer">
    <w:name w:val="footer"/>
    <w:basedOn w:val="Normal"/>
    <w:link w:val="FooterChar"/>
    <w:uiPriority w:val="99"/>
    <w:unhideWhenUsed/>
    <w:rsid w:val="000E01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11B"/>
  </w:style>
  <w:style w:type="paragraph" w:styleId="NormalWeb">
    <w:name w:val="Normal (Web)"/>
    <w:basedOn w:val="Normal"/>
    <w:uiPriority w:val="99"/>
    <w:semiHidden/>
    <w:unhideWhenUsed/>
    <w:rsid w:val="00864166"/>
    <w:rPr>
      <w:rFonts w:ascii="Times New Roman" w:hAnsi="Times New Roman" w:cs="Times New Roman"/>
    </w:rPr>
  </w:style>
  <w:style w:type="paragraph" w:styleId="BodyText">
    <w:name w:val="Body Text"/>
    <w:basedOn w:val="Normal"/>
    <w:link w:val="BodyTextChar"/>
    <w:uiPriority w:val="1"/>
    <w:qFormat/>
    <w:rsid w:val="00171EA1"/>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171EA1"/>
    <w:rPr>
      <w:rFonts w:ascii="Calibri" w:eastAsia="Calibri" w:hAnsi="Calibri" w:cs="Calibri"/>
      <w:kern w:val="0"/>
      <w:sz w:val="22"/>
      <w:szCs w:val="22"/>
      <w:lang w:val="en-US"/>
      <w14:ligatures w14:val="none"/>
    </w:rPr>
  </w:style>
  <w:style w:type="paragraph" w:customStyle="1" w:styleId="TableParagraph">
    <w:name w:val="Table Paragraph"/>
    <w:basedOn w:val="Normal"/>
    <w:uiPriority w:val="1"/>
    <w:qFormat/>
    <w:rsid w:val="00171EA1"/>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TOC3">
    <w:name w:val="toc 3"/>
    <w:basedOn w:val="Normal"/>
    <w:next w:val="Normal"/>
    <w:autoRedefine/>
    <w:uiPriority w:val="39"/>
    <w:unhideWhenUsed/>
    <w:rsid w:val="00493B83"/>
    <w:pPr>
      <w:spacing w:after="100"/>
      <w:ind w:left="480"/>
    </w:pPr>
  </w:style>
  <w:style w:type="table" w:styleId="TableGrid">
    <w:name w:val="Table Grid"/>
    <w:basedOn w:val="TableNormal"/>
    <w:uiPriority w:val="59"/>
    <w:rsid w:val="00E501B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501B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3221">
      <w:bodyDiv w:val="1"/>
      <w:marLeft w:val="0"/>
      <w:marRight w:val="0"/>
      <w:marTop w:val="0"/>
      <w:marBottom w:val="0"/>
      <w:divBdr>
        <w:top w:val="none" w:sz="0" w:space="0" w:color="auto"/>
        <w:left w:val="none" w:sz="0" w:space="0" w:color="auto"/>
        <w:bottom w:val="none" w:sz="0" w:space="0" w:color="auto"/>
        <w:right w:val="none" w:sz="0" w:space="0" w:color="auto"/>
      </w:divBdr>
    </w:div>
    <w:div w:id="10642150">
      <w:bodyDiv w:val="1"/>
      <w:marLeft w:val="0"/>
      <w:marRight w:val="0"/>
      <w:marTop w:val="0"/>
      <w:marBottom w:val="0"/>
      <w:divBdr>
        <w:top w:val="none" w:sz="0" w:space="0" w:color="auto"/>
        <w:left w:val="none" w:sz="0" w:space="0" w:color="auto"/>
        <w:bottom w:val="none" w:sz="0" w:space="0" w:color="auto"/>
        <w:right w:val="none" w:sz="0" w:space="0" w:color="auto"/>
      </w:divBdr>
    </w:div>
    <w:div w:id="339237651">
      <w:bodyDiv w:val="1"/>
      <w:marLeft w:val="0"/>
      <w:marRight w:val="0"/>
      <w:marTop w:val="0"/>
      <w:marBottom w:val="0"/>
      <w:divBdr>
        <w:top w:val="none" w:sz="0" w:space="0" w:color="auto"/>
        <w:left w:val="none" w:sz="0" w:space="0" w:color="auto"/>
        <w:bottom w:val="none" w:sz="0" w:space="0" w:color="auto"/>
        <w:right w:val="none" w:sz="0" w:space="0" w:color="auto"/>
      </w:divBdr>
    </w:div>
    <w:div w:id="340594078">
      <w:bodyDiv w:val="1"/>
      <w:marLeft w:val="0"/>
      <w:marRight w:val="0"/>
      <w:marTop w:val="0"/>
      <w:marBottom w:val="0"/>
      <w:divBdr>
        <w:top w:val="none" w:sz="0" w:space="0" w:color="auto"/>
        <w:left w:val="none" w:sz="0" w:space="0" w:color="auto"/>
        <w:bottom w:val="none" w:sz="0" w:space="0" w:color="auto"/>
        <w:right w:val="none" w:sz="0" w:space="0" w:color="auto"/>
      </w:divBdr>
    </w:div>
    <w:div w:id="342323147">
      <w:bodyDiv w:val="1"/>
      <w:marLeft w:val="0"/>
      <w:marRight w:val="0"/>
      <w:marTop w:val="0"/>
      <w:marBottom w:val="0"/>
      <w:divBdr>
        <w:top w:val="none" w:sz="0" w:space="0" w:color="auto"/>
        <w:left w:val="none" w:sz="0" w:space="0" w:color="auto"/>
        <w:bottom w:val="none" w:sz="0" w:space="0" w:color="auto"/>
        <w:right w:val="none" w:sz="0" w:space="0" w:color="auto"/>
      </w:divBdr>
    </w:div>
    <w:div w:id="442966312">
      <w:bodyDiv w:val="1"/>
      <w:marLeft w:val="0"/>
      <w:marRight w:val="0"/>
      <w:marTop w:val="0"/>
      <w:marBottom w:val="0"/>
      <w:divBdr>
        <w:top w:val="none" w:sz="0" w:space="0" w:color="auto"/>
        <w:left w:val="none" w:sz="0" w:space="0" w:color="auto"/>
        <w:bottom w:val="none" w:sz="0" w:space="0" w:color="auto"/>
        <w:right w:val="none" w:sz="0" w:space="0" w:color="auto"/>
      </w:divBdr>
    </w:div>
    <w:div w:id="465662911">
      <w:bodyDiv w:val="1"/>
      <w:marLeft w:val="0"/>
      <w:marRight w:val="0"/>
      <w:marTop w:val="0"/>
      <w:marBottom w:val="0"/>
      <w:divBdr>
        <w:top w:val="none" w:sz="0" w:space="0" w:color="auto"/>
        <w:left w:val="none" w:sz="0" w:space="0" w:color="auto"/>
        <w:bottom w:val="none" w:sz="0" w:space="0" w:color="auto"/>
        <w:right w:val="none" w:sz="0" w:space="0" w:color="auto"/>
      </w:divBdr>
    </w:div>
    <w:div w:id="514806994">
      <w:bodyDiv w:val="1"/>
      <w:marLeft w:val="0"/>
      <w:marRight w:val="0"/>
      <w:marTop w:val="0"/>
      <w:marBottom w:val="0"/>
      <w:divBdr>
        <w:top w:val="none" w:sz="0" w:space="0" w:color="auto"/>
        <w:left w:val="none" w:sz="0" w:space="0" w:color="auto"/>
        <w:bottom w:val="none" w:sz="0" w:space="0" w:color="auto"/>
        <w:right w:val="none" w:sz="0" w:space="0" w:color="auto"/>
      </w:divBdr>
    </w:div>
    <w:div w:id="721945827">
      <w:bodyDiv w:val="1"/>
      <w:marLeft w:val="0"/>
      <w:marRight w:val="0"/>
      <w:marTop w:val="0"/>
      <w:marBottom w:val="0"/>
      <w:divBdr>
        <w:top w:val="none" w:sz="0" w:space="0" w:color="auto"/>
        <w:left w:val="none" w:sz="0" w:space="0" w:color="auto"/>
        <w:bottom w:val="none" w:sz="0" w:space="0" w:color="auto"/>
        <w:right w:val="none" w:sz="0" w:space="0" w:color="auto"/>
      </w:divBdr>
    </w:div>
    <w:div w:id="918564253">
      <w:bodyDiv w:val="1"/>
      <w:marLeft w:val="0"/>
      <w:marRight w:val="0"/>
      <w:marTop w:val="0"/>
      <w:marBottom w:val="0"/>
      <w:divBdr>
        <w:top w:val="none" w:sz="0" w:space="0" w:color="auto"/>
        <w:left w:val="none" w:sz="0" w:space="0" w:color="auto"/>
        <w:bottom w:val="none" w:sz="0" w:space="0" w:color="auto"/>
        <w:right w:val="none" w:sz="0" w:space="0" w:color="auto"/>
      </w:divBdr>
    </w:div>
    <w:div w:id="1010067403">
      <w:bodyDiv w:val="1"/>
      <w:marLeft w:val="0"/>
      <w:marRight w:val="0"/>
      <w:marTop w:val="0"/>
      <w:marBottom w:val="0"/>
      <w:divBdr>
        <w:top w:val="none" w:sz="0" w:space="0" w:color="auto"/>
        <w:left w:val="none" w:sz="0" w:space="0" w:color="auto"/>
        <w:bottom w:val="none" w:sz="0" w:space="0" w:color="auto"/>
        <w:right w:val="none" w:sz="0" w:space="0" w:color="auto"/>
      </w:divBdr>
    </w:div>
    <w:div w:id="1014261061">
      <w:bodyDiv w:val="1"/>
      <w:marLeft w:val="0"/>
      <w:marRight w:val="0"/>
      <w:marTop w:val="0"/>
      <w:marBottom w:val="0"/>
      <w:divBdr>
        <w:top w:val="none" w:sz="0" w:space="0" w:color="auto"/>
        <w:left w:val="none" w:sz="0" w:space="0" w:color="auto"/>
        <w:bottom w:val="none" w:sz="0" w:space="0" w:color="auto"/>
        <w:right w:val="none" w:sz="0" w:space="0" w:color="auto"/>
      </w:divBdr>
    </w:div>
    <w:div w:id="1025447988">
      <w:bodyDiv w:val="1"/>
      <w:marLeft w:val="0"/>
      <w:marRight w:val="0"/>
      <w:marTop w:val="0"/>
      <w:marBottom w:val="0"/>
      <w:divBdr>
        <w:top w:val="none" w:sz="0" w:space="0" w:color="auto"/>
        <w:left w:val="none" w:sz="0" w:space="0" w:color="auto"/>
        <w:bottom w:val="none" w:sz="0" w:space="0" w:color="auto"/>
        <w:right w:val="none" w:sz="0" w:space="0" w:color="auto"/>
      </w:divBdr>
    </w:div>
    <w:div w:id="1036782954">
      <w:bodyDiv w:val="1"/>
      <w:marLeft w:val="0"/>
      <w:marRight w:val="0"/>
      <w:marTop w:val="0"/>
      <w:marBottom w:val="0"/>
      <w:divBdr>
        <w:top w:val="none" w:sz="0" w:space="0" w:color="auto"/>
        <w:left w:val="none" w:sz="0" w:space="0" w:color="auto"/>
        <w:bottom w:val="none" w:sz="0" w:space="0" w:color="auto"/>
        <w:right w:val="none" w:sz="0" w:space="0" w:color="auto"/>
      </w:divBdr>
    </w:div>
    <w:div w:id="1089737967">
      <w:bodyDiv w:val="1"/>
      <w:marLeft w:val="0"/>
      <w:marRight w:val="0"/>
      <w:marTop w:val="0"/>
      <w:marBottom w:val="0"/>
      <w:divBdr>
        <w:top w:val="none" w:sz="0" w:space="0" w:color="auto"/>
        <w:left w:val="none" w:sz="0" w:space="0" w:color="auto"/>
        <w:bottom w:val="none" w:sz="0" w:space="0" w:color="auto"/>
        <w:right w:val="none" w:sz="0" w:space="0" w:color="auto"/>
      </w:divBdr>
    </w:div>
    <w:div w:id="1133987144">
      <w:bodyDiv w:val="1"/>
      <w:marLeft w:val="0"/>
      <w:marRight w:val="0"/>
      <w:marTop w:val="0"/>
      <w:marBottom w:val="0"/>
      <w:divBdr>
        <w:top w:val="none" w:sz="0" w:space="0" w:color="auto"/>
        <w:left w:val="none" w:sz="0" w:space="0" w:color="auto"/>
        <w:bottom w:val="none" w:sz="0" w:space="0" w:color="auto"/>
        <w:right w:val="none" w:sz="0" w:space="0" w:color="auto"/>
      </w:divBdr>
    </w:div>
    <w:div w:id="1297178141">
      <w:bodyDiv w:val="1"/>
      <w:marLeft w:val="0"/>
      <w:marRight w:val="0"/>
      <w:marTop w:val="0"/>
      <w:marBottom w:val="0"/>
      <w:divBdr>
        <w:top w:val="none" w:sz="0" w:space="0" w:color="auto"/>
        <w:left w:val="none" w:sz="0" w:space="0" w:color="auto"/>
        <w:bottom w:val="none" w:sz="0" w:space="0" w:color="auto"/>
        <w:right w:val="none" w:sz="0" w:space="0" w:color="auto"/>
      </w:divBdr>
    </w:div>
    <w:div w:id="1301809847">
      <w:bodyDiv w:val="1"/>
      <w:marLeft w:val="0"/>
      <w:marRight w:val="0"/>
      <w:marTop w:val="0"/>
      <w:marBottom w:val="0"/>
      <w:divBdr>
        <w:top w:val="none" w:sz="0" w:space="0" w:color="auto"/>
        <w:left w:val="none" w:sz="0" w:space="0" w:color="auto"/>
        <w:bottom w:val="none" w:sz="0" w:space="0" w:color="auto"/>
        <w:right w:val="none" w:sz="0" w:space="0" w:color="auto"/>
      </w:divBdr>
    </w:div>
    <w:div w:id="1418476970">
      <w:bodyDiv w:val="1"/>
      <w:marLeft w:val="0"/>
      <w:marRight w:val="0"/>
      <w:marTop w:val="0"/>
      <w:marBottom w:val="0"/>
      <w:divBdr>
        <w:top w:val="none" w:sz="0" w:space="0" w:color="auto"/>
        <w:left w:val="none" w:sz="0" w:space="0" w:color="auto"/>
        <w:bottom w:val="none" w:sz="0" w:space="0" w:color="auto"/>
        <w:right w:val="none" w:sz="0" w:space="0" w:color="auto"/>
      </w:divBdr>
    </w:div>
    <w:div w:id="1526673900">
      <w:bodyDiv w:val="1"/>
      <w:marLeft w:val="0"/>
      <w:marRight w:val="0"/>
      <w:marTop w:val="0"/>
      <w:marBottom w:val="0"/>
      <w:divBdr>
        <w:top w:val="none" w:sz="0" w:space="0" w:color="auto"/>
        <w:left w:val="none" w:sz="0" w:space="0" w:color="auto"/>
        <w:bottom w:val="none" w:sz="0" w:space="0" w:color="auto"/>
        <w:right w:val="none" w:sz="0" w:space="0" w:color="auto"/>
      </w:divBdr>
    </w:div>
    <w:div w:id="1642613904">
      <w:bodyDiv w:val="1"/>
      <w:marLeft w:val="0"/>
      <w:marRight w:val="0"/>
      <w:marTop w:val="0"/>
      <w:marBottom w:val="0"/>
      <w:divBdr>
        <w:top w:val="none" w:sz="0" w:space="0" w:color="auto"/>
        <w:left w:val="none" w:sz="0" w:space="0" w:color="auto"/>
        <w:bottom w:val="none" w:sz="0" w:space="0" w:color="auto"/>
        <w:right w:val="none" w:sz="0" w:space="0" w:color="auto"/>
      </w:divBdr>
    </w:div>
    <w:div w:id="1680236152">
      <w:bodyDiv w:val="1"/>
      <w:marLeft w:val="0"/>
      <w:marRight w:val="0"/>
      <w:marTop w:val="0"/>
      <w:marBottom w:val="0"/>
      <w:divBdr>
        <w:top w:val="none" w:sz="0" w:space="0" w:color="auto"/>
        <w:left w:val="none" w:sz="0" w:space="0" w:color="auto"/>
        <w:bottom w:val="none" w:sz="0" w:space="0" w:color="auto"/>
        <w:right w:val="none" w:sz="0" w:space="0" w:color="auto"/>
      </w:divBdr>
    </w:div>
    <w:div w:id="1791506733">
      <w:bodyDiv w:val="1"/>
      <w:marLeft w:val="0"/>
      <w:marRight w:val="0"/>
      <w:marTop w:val="0"/>
      <w:marBottom w:val="0"/>
      <w:divBdr>
        <w:top w:val="none" w:sz="0" w:space="0" w:color="auto"/>
        <w:left w:val="none" w:sz="0" w:space="0" w:color="auto"/>
        <w:bottom w:val="none" w:sz="0" w:space="0" w:color="auto"/>
        <w:right w:val="none" w:sz="0" w:space="0" w:color="auto"/>
      </w:divBdr>
    </w:div>
    <w:div w:id="1851408352">
      <w:bodyDiv w:val="1"/>
      <w:marLeft w:val="0"/>
      <w:marRight w:val="0"/>
      <w:marTop w:val="0"/>
      <w:marBottom w:val="0"/>
      <w:divBdr>
        <w:top w:val="none" w:sz="0" w:space="0" w:color="auto"/>
        <w:left w:val="none" w:sz="0" w:space="0" w:color="auto"/>
        <w:bottom w:val="none" w:sz="0" w:space="0" w:color="auto"/>
        <w:right w:val="none" w:sz="0" w:space="0" w:color="auto"/>
      </w:divBdr>
    </w:div>
    <w:div w:id="1922448808">
      <w:bodyDiv w:val="1"/>
      <w:marLeft w:val="0"/>
      <w:marRight w:val="0"/>
      <w:marTop w:val="0"/>
      <w:marBottom w:val="0"/>
      <w:divBdr>
        <w:top w:val="none" w:sz="0" w:space="0" w:color="auto"/>
        <w:left w:val="none" w:sz="0" w:space="0" w:color="auto"/>
        <w:bottom w:val="none" w:sz="0" w:space="0" w:color="auto"/>
        <w:right w:val="none" w:sz="0" w:space="0" w:color="auto"/>
      </w:divBdr>
    </w:div>
    <w:div w:id="1932271989">
      <w:bodyDiv w:val="1"/>
      <w:marLeft w:val="0"/>
      <w:marRight w:val="0"/>
      <w:marTop w:val="0"/>
      <w:marBottom w:val="0"/>
      <w:divBdr>
        <w:top w:val="none" w:sz="0" w:space="0" w:color="auto"/>
        <w:left w:val="none" w:sz="0" w:space="0" w:color="auto"/>
        <w:bottom w:val="none" w:sz="0" w:space="0" w:color="auto"/>
        <w:right w:val="none" w:sz="0" w:space="0" w:color="auto"/>
      </w:divBdr>
    </w:div>
    <w:div w:id="210295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customXml" Target="ink/ink7.xml"/><Relationship Id="rId47" Type="http://schemas.openxmlformats.org/officeDocument/2006/relationships/image" Target="media/image27.png"/><Relationship Id="rId84" Type="http://schemas.openxmlformats.org/officeDocument/2006/relationships/image" Target="media/image33.png"/><Relationship Id="rId89" Type="http://schemas.openxmlformats.org/officeDocument/2006/relationships/customXml" Target="ink/ink18.xml"/><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customXml" Target="ink/ink2.xml"/><Relationship Id="rId37" Type="http://schemas.openxmlformats.org/officeDocument/2006/relationships/image" Target="media/image22.png"/><Relationship Id="rId40" Type="http://schemas.openxmlformats.org/officeDocument/2006/relationships/customXml" Target="ink/ink6.xml"/><Relationship Id="rId45" Type="http://schemas.openxmlformats.org/officeDocument/2006/relationships/image" Target="media/image26.png"/><Relationship Id="rId79" Type="http://schemas.openxmlformats.org/officeDocument/2006/relationships/customXml" Target="ink/ink13.xml"/><Relationship Id="rId87" Type="http://schemas.openxmlformats.org/officeDocument/2006/relationships/customXml" Target="ink/ink17.xml"/><Relationship Id="rId102" Type="http://schemas.openxmlformats.org/officeDocument/2006/relationships/theme" Target="theme/theme1.xml"/><Relationship Id="rId5" Type="http://schemas.openxmlformats.org/officeDocument/2006/relationships/numbering" Target="numbering.xml"/><Relationship Id="rId82" Type="http://schemas.openxmlformats.org/officeDocument/2006/relationships/image" Target="media/image31.png"/><Relationship Id="rId90" Type="http://schemas.openxmlformats.org/officeDocument/2006/relationships/image" Target="media/image36.png"/><Relationship Id="rId95" Type="http://schemas.openxmlformats.org/officeDocument/2006/relationships/customXml" Target="ink/ink2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ustomXml" Target="ink/ink1.xml"/><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customXml" Target="ink/ink10.xm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9.png"/><Relationship Id="rId80" Type="http://schemas.openxmlformats.org/officeDocument/2006/relationships/image" Target="media/image30.png"/><Relationship Id="rId85" Type="http://schemas.openxmlformats.org/officeDocument/2006/relationships/customXml" Target="ink/ink16.xml"/><Relationship Id="rId93" Type="http://schemas.openxmlformats.org/officeDocument/2006/relationships/customXml" Target="ink/ink20.xml"/><Relationship Id="rId98"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customXml" Target="ink/ink5.xml"/><Relationship Id="rId46" Type="http://schemas.openxmlformats.org/officeDocument/2006/relationships/customXml" Target="ink/ink9.xml"/><Relationship Id="rId103"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image" Target="media/image24.png"/><Relationship Id="rId83" Type="http://schemas.openxmlformats.org/officeDocument/2006/relationships/customXml" Target="ink/ink15.xml"/><Relationship Id="rId88" Type="http://schemas.openxmlformats.org/officeDocument/2006/relationships/image" Target="media/image35.png"/><Relationship Id="rId91" Type="http://schemas.openxmlformats.org/officeDocument/2006/relationships/customXml" Target="ink/ink19.xml"/><Relationship Id="rId96"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customXml" Target="ink/ink4.xml"/><Relationship Id="rId49"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customXml" Target="ink/ink8.xml"/><Relationship Id="rId52" Type="http://schemas.openxmlformats.org/officeDocument/2006/relationships/customXml" Target="ink/ink12.xml"/><Relationship Id="rId78" Type="http://schemas.openxmlformats.org/officeDocument/2006/relationships/image" Target="media/image32.png"/><Relationship Id="rId81" Type="http://schemas.openxmlformats.org/officeDocument/2006/relationships/customXml" Target="ink/ink14.xml"/><Relationship Id="rId86" Type="http://schemas.openxmlformats.org/officeDocument/2006/relationships/image" Target="media/image34.png"/><Relationship Id="rId94" Type="http://schemas.openxmlformats.org/officeDocument/2006/relationships/image" Target="media/image38.png"/><Relationship Id="rId99" Type="http://schemas.openxmlformats.org/officeDocument/2006/relationships/footer" Target="footer1.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3.png"/><Relationship Id="rId34" Type="http://schemas.openxmlformats.org/officeDocument/2006/relationships/customXml" Target="ink/ink3.xml"/><Relationship Id="rId50" Type="http://schemas.openxmlformats.org/officeDocument/2006/relationships/customXml" Target="ink/ink11.xml"/><Relationship Id="rId97" Type="http://schemas.openxmlformats.org/officeDocument/2006/relationships/customXml" Target="ink/ink22.xml"/><Relationship Id="rId7" Type="http://schemas.openxmlformats.org/officeDocument/2006/relationships/settings" Target="settings.xml"/><Relationship Id="rId92" Type="http://schemas.openxmlformats.org/officeDocument/2006/relationships/image" Target="media/image37.png"/><Relationship Id="rId2" Type="http://schemas.openxmlformats.org/officeDocument/2006/relationships/customXml" Target="../customXml/item2.xml"/><Relationship Id="rId29" Type="http://schemas.openxmlformats.org/officeDocument/2006/relationships/hyperlink" Target="https://github.com/bbim713-capstone-group/auckland-air-quality-capstone"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2-08T09:32:14.140"/>
    </inkml:context>
    <inkml:brush xml:id="br0">
      <inkml:brushProperty name="width" value="0.1" units="cm"/>
      <inkml:brushProperty name="height" value="0.1" units="cm"/>
      <inkml:brushProperty name="color" value="#E71224"/>
    </inkml:brush>
  </inkml:definitions>
  <inkml:trace contextRef="#ctx0" brushRef="#br0">455 212 16383 0 0,'0'-2'0'0'0,"0"-2"0"0"0,-3-1 0 0 0,-2-1 0 0 0,-3 1 0 0 0,1-2 0 0 0,-4 2 0 0 0,2-1 0 0 0,-2 1 0 0 0,1-1 0 0 0,0 1 0 0 0,-4 1 0 0 0,0 2 0 0 0,-4 0 0 0 0,3 4 0 0 0,1 0 0 0 0,-2 0 0 0 0,0 0 0 0 0,-2 0 0 0 0,-1-1 0 0 0,0-1 0 0 0,2 2 0 0 0,2 1 0 0 0,0-1 0 0 0,1 1 0 0 0,2 1 0 0 0,0 1 0 0 0,1 0 0 0 0,-1-2 0 0 0,0 2 0 0 0,0-1 0 0 0,1 0 0 0 0,4 3 0 0 0,-2 1 0 0 0,1 1 0 0 0,3 0 0 0 0,-2 0 0 0 0,0-1 0 0 0,2 1 0 0 0,1 0 0 0 0,-1-2 0 0 0,-1 1 0 0 0,1 0 0 0 0,2 1 0 0 0,0 0 0 0 0,3 1 0 0 0,-1 0 0 0 0,1 1 0 0 0,0-1 0 0 0,1 1 0 0 0,2-3 0 0 0,2 1 0 0 0,-1-1 0 0 0,-1 1 0 0 0,0 0 0 0 0,-1 1 0 0 0,2 0 0 0 0,1 0 0 0 0,-1 1 0 0 0,2 0 0 0 0,1-1 0 0 0,-1 1 0 0 0,1-2 0 0 0,4-3 0 0 0,-2 0 0 0 0,3-1 0 0 0,-1 0 0 0 0,0-1 0 0 0,2-1 0 0 0,3 0 0 0 0,-2 0 0 0 0,0 0 0 0 0,1-1 0 0 0,1 0 0 0 0,2-1 0 0 0,0 0 0 0 0,2-1 0 0 0,-1 0 0 0 0,1 0 0 0 0,0 0 0 0 0,0 0 0 0 0,0-1 0 0 0,-4 0 0 0 0,0-2 0 0 0,0 1 0 0 0,-1 0 0 0 0,0-1 0 0 0,-1 0 0 0 0,0 0 0 0 0,-1-1 0 0 0,-1 1 0 0 0,-1-2 0 0 0,1 0 0 0 0,-3 0 0 0 0,-2-2 0 0 0,1 1 0 0 0,-1-1 0 0 0,-1-1 0 0 0,1 2 0 0 0,-1-2 0 0 0,3 1 0 0 0,-1-2 0 0 0,-1 0 0 0 0,1-1 0 0 0,-1 0 0 0 0,-1-1 0 0 0,1 2 0 0 0,0 1 0 0 0,-2 0 0 0 0,0-1 0 0 0,-3-1 0 0 0,2 2 0 0 0,2 1 0 0 0,-3-2 0 0 0,4 3 0 0 0,0-1 0 0 0,-2-1 0 0 0,0 0 0 0 0,-3-1 0 0 0,-1-1 0 0 0,0 0 0 0 0,-1-1 0 0 0,0 4 0 0 0,-1 5 0 0 0,1 4 0 0 0,0 4 0 0 0,0 2 0 0 0,0 3 0 0 0,0 0 0 0 0,0 0 0 0 0,0 0 0 0 0,0 1 0 0 0,-3-3 0 0 0,-2 0 0 0 0,1-1 0 0 0,0 1 0 0 0,2 0 0 0 0,-3-1 0 0 0,-1 0 0 0 0,2 0 0 0 0,1 1 0 0 0,1 0 0 0 0,0 1 0 0 0,-2-2 0 0 0,-1 0 0 0 0,1 0 0 0 0,1 2 0 0 0,0-1 0 0 0,-1 1 0 0 0,-4 0 0 0 0,-1 0 0 0 0,1 1 0 0 0,2 0 0 0 0,-1-3 0 0 0,1 1 0 0 0,-3-3 0 0 0,1-3 0 0 0,1-4 0 0 0,3-4 0 0 0,1-3 0 0 0,1-2 0 0 0,2 0 0 0 0,3 0 0 0 0,2 1 0 0 0,0 0 0 0 0,2 2 0 0 0,0-1 0 0 0,2 2 0 0 0,0 0 0 0 0,-2 0 0 0 0,2-1 0 0 0,-2 1 0 0 0,3 0 0 0 0,-2 0 0 0 0,2 1 0 0 0,2 0 0 0 0,0-2 0 0 0,0 1 0 0 0,-1-1 0 0 0,0 1 0 0 0,3 0 0 0 0,1 1 0 0 0,-1 0 0 0 0,-1-1 0 0 0,-1 1 0 0 0,0 0 0 0 0,2 1 0 0 0,-2 0 0 0 0,-1 0 0 0 0,4 1 0 0 0,0 1 0 0 0,2 1 0 0 0,2 0 0 0 0,0 1 0 0 0,1 0 0 0 0,-4 2 0 0 0,-3 2 0 0 0,-2 1 0 0 0,-2 1 0 0 0,-3 2 0 0 0,1-2 0 0 0,0 2 0 0 0,-2 0 0 0 0,-2 0 0 0 0,0 2 0 0 0,-3 0 0 0 0,0 0 0 0 0,0 1 0 0 0,0-1 0 0 0,0 1 0 0 0,-3-2 0 0 0,-3-1 0 0 0,2 1 0 0 0,1-1 0 0 0,-3 2 0 0 0,0 0 0 0 0,1 0 0 0 0,-3-2 0 0 0,2 0 0 0 0,0 1 0 0 0,2-1 0 0 0,-2 0 0 0 0,1 0 0 0 0,-1-1 0 0 0,0 0 0 0 0,-1 0 0 0 0,2 1 0 0 0,0 0 0 0 0,3 1 0 0 0,1 1 0 0 0,0 0 0 0 0,1 1 0 0 0,4-3 0 0 0,4-1 0 0 0,1-4 0 0 0,2-3 0 0 0,3-4 0 0 0,-1-1 0 0 0,0-2 0 0 0,2 2 0 0 0,-2-1 0 0 0,-4-1 0 0 0,2 1 0 0 0,-3 0 0 0 0,2 0 0 0 0,-2 0 0 0 0,2 1 0 0 0,2-1 0 0 0,0-1 0 0 0,-1-1 0 0 0,4-1 0 0 0,-3-1 0 0 0,1 2 0 0 0,-2 0 0 0 0,1 1 0 0 0,-2 1 0 0 0,0 0 0 0 0,-1 0 0 0 0,2 2 0 0 0,-2-2 0 0 0,1 2 0 0 0,3 0 0 0 0,-1 0 0 0 0,-1 0 0 0 0,1-1 0 0 0,-5-1 0 0 0,2 0 0 0 0,-2 0 0 0 0,-1-2 0 0 0,-2-1 0 0 0,-2 0 0 0 0,-4 1 0 0 0,-5 2 0 0 0,-6 3 0 0 0,0 5 0 0 0,0 1 0 0 0,1 3 0 0 0,-1 0 0 0 0,2 0 0 0 0,4 2 0 0 0,-2-1 0 0 0,-2-2 0 0 0,1 1 0 0 0,2 0 0 0 0,3 1 0 0 0,-2 0 0 0 0,1 0 0 0 0,1 1 0 0 0,2 1 0 0 0,0 0 0 0 0,2 1 0 0 0,1 1 0 0 0,0-1 0 0 0,0 1 0 0 0,1 0 0 0 0,-1-1 0 0 0,0 1 0 0 0,0 0 0 0 0,0-1 0 0 0,0 1 0 0 0,0-1 0 0 0,3-1 0 0 0,2 0 0 0 0,2-3 0 0 0,4-2 0 0 0,4-1 0 0 0,3-1 0 0 0,0-2 0 0 0,-1-1 0 0 0,-5-4 0 0 0,-1 0 0 0 0,-1-1 0 0 0,-3-2 0 0 0,0 1 0 0 0,-1 0 0 0 0,-1-1 0 0 0,2 1 0 0 0,4 0 0 0 0,-2-1 0 0 0,-1-1 0 0 0,1 2 0 0 0,-1 0 0 0 0,-1-1 0 0 0,0 0 0 0 0,0 2 0 0 0,-1-2 0 0 0,-3 0 0 0 0,3 0 0 0 0,0 1 0 0 0,2-1 0 0 0,-1-1 0 0 0,0 0 0 0 0,-3-1 0 0 0,3 1 0 0 0,-1 1 0 0 0,2 2 0 0 0,3 1 0 0 0,1 4 0 0 0,-4 3 0 0 0,-1 4 0 0 0,-4 3 0 0 0,0 0 0 0 0,-3 2 0 0 0,0 0 0 0 0,0 1 0 0 0,-3-3 0 0 0,-3 0 0 0 0,2-1 0 0 0,0 1 0 0 0,-2-1 0 0 0,0-1 0 0 0,1 1 0 0 0,-2-1 0 0 0,0 0 0 0 0,2 0 0 0 0,-3 0 0 0 0,1 0 0 0 0,1 0 0 0 0,-1 0 0 0 0,-3-2 0 0 0,0-4 0 0 0,2-3 0 0 0,2-4 0 0 0,2-2 0 0 0,2-1 0 0 0,1-2 0 0 0,4 0 0 0 0,2 0 0 0 0,3 0 0 0 0,1-1 0 0 0,1 3 0 0 0,0 1 0 0 0,-3 0 0 0 0,2 0 0 0 0,-1 2 0 0 0,-2-2 0 0 0,-2 0 0 0 0,1 1 0 0 0,1-1 0 0 0,-1 0 0 0 0,1 0 0 0 0,1-2 0 0 0,1 2 0 0 0,1 0 0 0 0,1 2 0 0 0,3 2 0 0 0,2 0 0 0 0,2 3 0 0 0,1 0 0 0 0,-1 3 0 0 0,-2 0 0 0 0,-3 3 0 0 0,1 0 0 0 0,-3 0 0 0 0,1 0 0 0 0,1 0 0 0 0,0-1 0 0 0,-4 2 0 0 0,2 0 0 0 0,-2 0 0 0 0,-2 1 0 0 0,-3 2 0 0 0,3-2 0 0 0,0 1 0 0 0,-2 0 0 0 0,-1 1 0 0 0,-1 0 0 0 0,0 1 0 0 0,-2 0 0 0 0,0 1 0 0 0,0 0 0 0 0,0-1 0 0 0,0 1 0 0 0,3 0 0 0 0,1-1 0 0 0,0 1 0 0 0,0-1 0 0 0,-2 1 0 0 0,-1 0 0 0 0,4-3 0 0 0,-1 0 0 0 0,1 1 0 0 0,-2-1 0 0 0,-1 2 0 0 0,0 0 0 0 0,1 0 0 0 0,5-2 0 0 0,1-3 0 0 0,-1-5 0 0 0,1-3 0 0 0,-1-1 0 0 0,2-2 0 0 0,-1 0 0 0 0,-3-2 0 0 0,3 1 0 0 0,-2 0 0 0 0,2-1 0 0 0,-1-1 0 0 0,3 0 0 0 0,-2-1 0 0 0,1 1 0 0 0,0 1 0 0 0,0 0 0 0 0,-1-1 0 0 0,-2-1 0 0 0,2 2 0 0 0,-2 0 0 0 0,-2 0 0 0 0,3 0 0 0 0,-1-2 0 0 0,1 0 0 0 0,1 0 0 0 0,-3 0 0 0 0,-1-1 0 0 0,-2 1 0 0 0,-2-1 0 0 0,0 0 0 0 0,2 2 0 0 0,1 1 0 0 0,0 0 0 0 0,-1-1 0 0 0,-1 0 0 0 0,0-1 0 0 0,-1 0 0 0 0,-1 0 0 0 0,0-1 0 0 0,0 1 0 0 0,-1-1 0 0 0,1 0 0 0 0,0 1 0 0 0,0-1 0 0 0,0 1 0 0 0,0-1 0 0 0,0 0 0 0 0,0 1 0 0 0,-4-1 0 0 0,0 0 0 0 0,-4 3 0 0 0,1 0 0 0 0,0-1 0 0 0,-2 3 0 0 0,2-1 0 0 0,-3 1 0 0 0,2 0 0 0 0,-3 1 0 0 0,-1 1 0 0 0,1 0 0 0 0,-2 0 0 0 0,-1 0 0 0 0,-3-1 0 0 0,0 2 0 0 0,-1-1 0 0 0,-2 0 0 0 0,0 1 0 0 0,0 1 0 0 0,0 0 0 0 0,0 2 0 0 0,0 0 0 0 0,0-2 0 0 0,0 0 0 0 0,1-1 0 0 0,-1 2 0 0 0,0-1 0 0 0,1 2 0 0 0,-4 0 0 0 0,-2-1 0 0 0,1 1 0 0 0,1 0 0 0 0,-2 1 0 0 0,-1-1 0 0 0,-2 0 0 0 0,0 0 0 0 0,2 0 0 0 0,1 0 0 0 0,2 0 0 0 0,2 0 0 0 0,-3 0 0 0 0,0 0 0 0 0,-3 0 0 0 0,-1 0 0 0 0,2 0 0 0 0,2 2 0 0 0,1 0 0 0 0,2 0 0 0 0,1 2 0 0 0,-4 0 0 0 0,1-1 0 0 0,-1-1 0 0 0,1-1 0 0 0,4 2 0 0 0,3 0 0 0 0,-1-1 0 0 0,1 2 0 0 0,-4-1 0 0 0,-3 0 0 0 0,3 1 0 0 0,2 0 0 0 0,0-1 0 0 0,1-1 0 0 0,2 1 0 0 0,0 0 0 0 0,1 0 0 0 0,-2-2 0 0 0,2 3 0 0 0,0-2 0 0 0,-1 3 0 0 0,-1-1 0 0 0,-1 1 0 0 0,-2 0 0 0 0,1 1 0 0 0,-2-1 0 0 0,0 1 0 0 0,0-1 0 0 0,0-1 0 0 0,0 0 0 0 0,0 0 0 0 0,0 1 0 0 0,0-1 0 0 0,1 0 0 0 0,2 0 0 0 0,2 0 0 0 0,0 1 0 0 0,-2-1 0 0 0,0 0 0 0 0,-1 0 0 0 0,-1 0 0 0 0,0-1 0 0 0,2-3 0 0 0,5-2 0 0 0,8-3 0 0 0,4 0 0 0 0,5-2 0 0 0,3-2 0 0 0,3-1 0 0 0,-2 0 0 0 0,3 1 0 0 0,-1 0 0 0 0,0 3 0 0 0,-1-1 0 0 0,-2 0 0 0 0,0 1 0 0 0,-1-1 0 0 0,2 0 0 0 0,0-2 0 0 0,0 0 0 0 0,0-1 0 0 0,2 2 0 0 0,-2 0 0 0 0,-2-1 0 0 0,1 2 0 0 0,0 0 0 0 0,1-1 0 0 0,0 0 0 0 0,0-1 0 0 0,3 1 0 0 0,0 0 0 0 0,1 0 0 0 0,1-1 0 0 0,-1 0 0 0 0,-1 1 0 0 0,-1 0 0 0 0,1 1 0 0 0,-2 1 0 0 0,1 1 0 0 0,-3-1 0 0 0,3-1 0 0 0,2 1 0 0 0,1 0 0 0 0,3 0 0 0 0,-2 0 0 0 0,0 1 0 0 0,0 1 0 0 0,-1 0 0 0 0,-1 0 0 0 0,1-1 0 0 0,2 1 0 0 0,1 0 0 0 0,-2 0 0 0 0,0 0 0 0 0,0 1 0 0 0,1 1 0 0 0,2 1 0 0 0,1 0 0 0 0,0 1 0 0 0,1 0 0 0 0,-1 2 0 0 0,-2 2 0 0 0,-5 3 0 0 0,-1 2 0 0 0,1 0 0 0 0,-1 1 0 0 0,-3 1 0 0 0,-3 0 0 0 0,2-1 0 0 0,-1-2 0 0 0,-2 1 0 0 0,0-1 0 0 0,-3 2 0 0 0,4-2 0 0 0,0 0 0 0 0,-1 0 0 0 0,-1 0 0 0 0,3 2 0 0 0,3 1 0 0 0,0 2 0 0 0,-1 0 0 0 0,1-1 0 0 0,-1 0 0 0 0,-1 0 0 0 0,0 0 0 0 0,0 2 0 0 0,2-3 0 0 0,0-1 0 0 0,-3-1 0 0 0,-1 1 0 0 0,1-1 0 0 0,0 1 0 0 0,-1 0 0 0 0,2 1 0 0 0,-1-1 0 0 0,3-1 0 0 0,-1-1 0 0 0,2 0 0 0 0,-1 1 0 0 0,2-2 0 0 0,-2 1 0 0 0,2-2 0 0 0,-2 0 0 0 0,-1 1 0 0 0,0-1 0 0 0,2 0 0 0 0,4 2 0 0 0,2-2 0 0 0,-2 2 0 0 0,-2-1 0 0 0,-1 0 0 0 0,1-2 0 0 0,-1 0 0 0 0,1-1 0 0 0,1 0 0 0 0,0 0 0 0 0,0-1 0 0 0,1 0 0 0 0,1-1 0 0 0,3-1 0 0 0,0-1 0 0 0,2 1 0 0 0,-1-1 0 0 0,-2-2 0 0 0,-1-1 0 0 0,-4-1 0 0 0,0 0 0 0 0,1-1 0 0 0,2-3 0 0 0,1 0 0 0 0,2-1 0 0 0,-2-1 0 0 0,-1 1 0 0 0,-3 1 0 0 0,0 1 0 0 0,-1 1 0 0 0,-1-2 0 0 0,-1 0 0 0 0,2-1 0 0 0,-2 0 0 0 0,0 0 0 0 0,1 1 0 0 0,0 0 0 0 0,-1-1 0 0 0,2 2 0 0 0,-2-1 0 0 0,1 0 0 0 0,0-1 0 0 0,-4 0 0 0 0,3 1 0 0 0,-2 0 0 0 0,2 2 0 0 0,-1-1 0 0 0,2 0 0 0 0,0-1 0 0 0,-4-1 0 0 0,3 1 0 0 0,-2 1 0 0 0,2-1 0 0 0,-1-1 0 0 0,3 1 0 0 0,-2 1 0 0 0,-3-1 0 0 0,2 0 0 0 0,0 2 0 0 0,-2-2 0 0 0,1 0 0 0 0,0-1 0 0 0,2-1 0 0 0,-1 0 0 0 0,2 1 0 0 0,-1 0 0 0 0,-2 1 0 0 0,1-1 0 0 0,0 0 0 0 0,-2 3 0 0 0,-2 4 0 0 0,-5 3 0 0 0,-3 2 0 0 0,-3 2 0 0 0,-1 1 0 0 0,1 1 0 0 0,-1 0 0 0 0,-1 0 0 0 0,3 1 0 0 0,-2-1 0 0 0,1 0 0 0 0,2 1 0 0 0,1 1 0 0 0,-2-2 0 0 0,0 0 0 0 0,-2 0 0 0 0,0 1 0 0 0,2 1 0 0 0,-2 2 0 0 0,1 0 0 0 0,1 0 0 0 0,-2 1 0 0 0,-2 0 0 0 0,0-1 0 0 0,2 1 0 0 0,-1-1 0 0 0,1 0 0 0 0,1 1 0 0 0,0 0 0 0 0,-4 0 0 0 0,1 0 0 0 0,-1-1 0 0 0,1 1 0 0 0,-1 1 0 0 0,1 0 0 0 0,-1 1 0 0 0,-2 0 0 0 0,2 0 0 0 0,1 1 0 0 0,1-1 0 0 0,-3 1 0 0 0,2 0 0 0 0,-2 0 0 0 0,-1-1 0 0 0,0 1 0 0 0,0-1 0 0 0,-1 0 0 0 0,1 0 0 0 0,1 0 0 0 0,1 0 0 0 0,-1 0 0 0 0,-1 0 0 0 0,2-1 0 0 0,-2-2 0 0 0,3 2 0 0 0,-1 0 0 0 0,-3 2 0 0 0,3 0 0 0 0,-2-1 0 0 0,3-1 0 0 0,-2-1 0 0 0,2 0 0 0 0,3-2 0 0 0,-1-1 0 0 0,1-1 0 0 0,-2 0 0 0 0,1-3 0 0 0,1-4 0 0 0,3-4 0 0 0,1-4 0 0 0,5 0 0 0 0,5 1 0 0 0,2 0 0 0 0,2 0 0 0 0,4 2 0 0 0,1 2 0 0 0,-1 0 0 0 0</inkml:trace>
  <inkml:trace contextRef="#ctx0" brushRef="#br0" timeOffset="1">1795 845 16383 0 0,'0'-2'0'0'0,"0"-2"0"0"0,0-2 0 0 0,0-3 0 0 0,0 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58.170"/>
    </inkml:context>
    <inkml:brush xml:id="br0">
      <inkml:brushProperty name="width" value="0.035" units="cm"/>
      <inkml:brushProperty name="height" value="0.035" units="cm"/>
      <inkml:brushProperty name="color" value="#E71224"/>
    </inkml:brush>
  </inkml:definitions>
  <inkml:trace contextRef="#ctx0" brushRef="#br0">1 1 24575,'0'0'0,"0"1"0,1 0 0,-1 0 0,0 0 0,1 0 0,-1 0 0,1-1 0,-1 1 0,1 0 0,0 0 0,-1-1 0,1 1 0,0 0 0,-1-1 0,1 1 0,0-1 0,0 1 0,-1-1 0,1 1 0,0-1 0,0 0 0,0 1 0,0-1 0,0 0 0,0 0 0,0 1 0,1-1 0,32 5 0,-26-4 0,154 15-1365,-156-15-5461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56.676"/>
    </inkml:context>
    <inkml:brush xml:id="br0">
      <inkml:brushProperty name="width" value="0.035" units="cm"/>
      <inkml:brushProperty name="height" value="0.035" units="cm"/>
      <inkml:brushProperty name="color" value="#E71224"/>
    </inkml:brush>
  </inkml:definitions>
  <inkml:trace contextRef="#ctx0" brushRef="#br0">1 0 23892,'0'598'0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53.530"/>
    </inkml:context>
    <inkml:brush xml:id="br0">
      <inkml:brushProperty name="width" value="0.035" units="cm"/>
      <inkml:brushProperty name="height" value="0.035" units="cm"/>
      <inkml:brushProperty name="color" value="#E71224"/>
    </inkml:brush>
  </inkml:definitions>
  <inkml:trace contextRef="#ctx0" brushRef="#br0">2 0 24575,'0'34'0,"-1"-14"0,0 0 0,2-1 0,0 1 0,2 0 0,7 29 0,-7-42 41,0 0 0,1-1 0,0 1 0,0-1 0,9 10 0,7 10-1652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47.567"/>
    </inkml:context>
    <inkml:brush xml:id="br0">
      <inkml:brushProperty name="width" value="0.035" units="cm"/>
      <inkml:brushProperty name="height" value="0.035" units="cm"/>
      <inkml:brushProperty name="color" value="#E71224"/>
    </inkml:brush>
  </inkml:definitions>
  <inkml:trace contextRef="#ctx0" brushRef="#br0">167 23 24575,'-5'-3'0,"0"0"0,0 1 0,-1-1 0,1 1 0,-1 0 0,0 1 0,-10-2 0,12 2 0,0 0 0,0 0 0,-1 1 0,1 0 0,0 0 0,0 0 0,-1 0 0,1 1 0,0-1 0,0 1 0,0 0 0,0 0 0,0 1 0,0-1 0,0 1 0,-7 4 0,9-4 0,-1 1 0,1 0 0,0 0 0,0 0 0,0 0 0,0 0 0,0 0 0,0 0 0,1 1 0,0-1 0,0 0 0,0 1 0,0-1 0,0 1 0,1 0 0,-1-1 0,1 1 0,0-1 0,1 7 0,-6 40 0,3-42 0,1 0 0,0-1 0,0 1 0,0-1 0,1 1 0,0 0 0,1-1 0,0 1 0,0 0 0,3 9 0,-3-15 0,0-1 0,0 0 0,0 1 0,0-1 0,0 0 0,0 0 0,0 0 0,0 1 0,0-1 0,1-1 0,-1 1 0,0 0 0,1 0 0,-1 0 0,0-1 0,1 1 0,-1 0 0,1-1 0,-1 0 0,1 1 0,0-1 0,-1 0 0,1 0 0,-1 0 0,1 0 0,0 0 0,-1 0 0,1 0 0,-1 0 0,1-1 0,-1 1 0,1-1 0,-1 1 0,1-1 0,-1 1 0,1-1 0,-1 0 0,0 0 0,2-1 0,10-5 0,-2-1 0,1 1 0,14-15 0,-17 15 0,-5 3 26,0 0 1,0 0-1,0 0 0,-1-1 0,1 0 1,-1 1-1,-1-1 0,1-1 0,-1 1 0,1 0 1,-2 0-1,3-9 0,9-68-1573,-12 79 1388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40.930"/>
    </inkml:context>
    <inkml:brush xml:id="br0">
      <inkml:brushProperty name="width" value="0.035" units="cm"/>
      <inkml:brushProperty name="height" value="0.035" units="cm"/>
      <inkml:brushProperty name="color" value="#E71224"/>
    </inkml:brush>
  </inkml:definitions>
  <inkml:trace contextRef="#ctx0" brushRef="#br0">8 299 24575,'6'167'0,"-2"-75"0,-7 97 0,0-184 0,-2-18 0,-1-21 0,6 16-1365,0 2-5461</inkml:trace>
  <inkml:trace contextRef="#ctx0" brushRef="#br0" timeOffset="1521.45">23 400 24575,'1'0'0,"1"0"0,0-1 0,-1 0 0,1 1 0,-1-1 0,0 0 0,1 0 0,-1 0 0,1 0 0,-1 0 0,0 0 0,0 0 0,0-1 0,0 1 0,0 0 0,0-1 0,0 1 0,1-3 0,17-33 0,-14 27 0,-5 8 0,1 0 0,0-1 0,1 1 0,-1 0 0,0 0 0,0 0 0,1 0 0,0 0 0,-1 0 0,1 0 0,0 0 0,0 0 0,0 1 0,0-1 0,0 1 0,0 0 0,0-1 0,0 1 0,1 0 0,4-1 0,-5 2 0,1 1 0,0-1 0,0 1 0,-1 0 0,1-1 0,-1 1 0,1 1 0,-1-1 0,1 0 0,-1 1 0,1-1 0,-1 1 0,0-1 0,0 1 0,0 0 0,0 0 0,0 0 0,0 0 0,2 5 0,1 1 0,0 1 0,-1 0 0,0 0 0,0 0 0,-1 0 0,0 1 0,-1 0 0,0-1 0,-1 1 0,1 0 0,-2 0 0,0 0 0,0 0 0,0 0 0,-5 17 0,4-22 0,0 0 0,-1-1 0,0 0 0,0 1 0,0-1 0,-1 0 0,1 0 0,-1 0 0,0 0 0,0 0 0,0-1 0,-1 1 0,1-1 0,-1 0 0,0 0 0,0 0 0,0-1 0,0 1 0,0-1 0,-1 0 0,1 0 0,-1-1 0,1 1 0,-1-1 0,0 0 0,1 0 0,-7 0 0,8-1-65,-1 0 0,1 0 0,-1 0 0,1 0 0,-1-1 0,1 1 0,-1-1 0,1 0 0,-1 0 0,1 0 0,0-1 0,-1 1 0,1-1 0,0 1 0,0-1 0,0 0 0,0-1 0,1 1 0,-1 0 0,-3-5 0</inkml:trace>
  <inkml:trace contextRef="#ctx0" brushRef="#br0" timeOffset="4323.04">322 1 24575,'0'11'0,"2"0"0,0 0 0,0-1 0,4 13 0,6 30 0,-11-46 0,5 40 0,-2 1 0,-2-1 0,-7 67 0,-21 72 0,27-204 0,0 1 0,1-1 0,1 0 0,1 1 0,0 0 0,1 0 0,1 0 0,1 0 0,8-15 0,-12 28 0,-1 0 0,1 1 0,0-1 0,0 1 0,0 0 0,0 0 0,0 0 0,1 0 0,0 0 0,-1 1 0,1-1 0,5-1 0,-8 3 0,1 1 0,-1-1 0,1 1 0,-1 0 0,0-1 0,1 1 0,-1 0 0,1 0 0,-1 0 0,1 0 0,-1 0 0,0 0 0,1 0 0,-1 1 0,1-1 0,-1 0 0,0 1 0,1-1 0,-1 1 0,0 0 0,1-1 0,-1 1 0,0 0 0,0 0 0,0 0 0,0 0 0,0 0 0,0 0 0,0 0 0,0 0 0,0 0 0,0 0 0,0 0 0,-1 1 0,1-1 0,-1 0 0,1 1 0,-1-1 0,1 3 0,2 5 42,-1 0 1,-1 0-1,1 1 0,-1-1 0,-1 0 1,0 1-1,-2 17 0,1-17-326,0 0 0,1 1 0,0-1 1,0 0-1,5 20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33.603"/>
    </inkml:context>
    <inkml:brush xml:id="br0">
      <inkml:brushProperty name="width" value="0.035" units="cm"/>
      <inkml:brushProperty name="height" value="0.035" units="cm"/>
      <inkml:brushProperty name="color" value="#E71224"/>
    </inkml:brush>
  </inkml:definitions>
  <inkml:trace contextRef="#ctx0" brushRef="#br0">0 1 24575,'3'36'0,"1"0"0,16 66 0,-13-72 0,-6-26-11,0 0 0,1 0 0,-1-1 0,1 1 0,0 0-1,0-1 1,4 6 0,1 0-1265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26.586"/>
    </inkml:context>
    <inkml:brush xml:id="br0">
      <inkml:brushProperty name="width" value="0.035" units="cm"/>
      <inkml:brushProperty name="height" value="0.035" units="cm"/>
      <inkml:brushProperty name="color" value="#E71224"/>
    </inkml:brush>
  </inkml:definitions>
  <inkml:trace contextRef="#ctx0" brushRef="#br0">198 44 24575,'-3'-1'0,"0"0"0,0-1 0,0 1 0,0 0 0,0-1 0,1 0 0,-1 0 0,1 0 0,-1 0 0,-2-3 0,-20-13 0,23 17 0,-1 0 0,0 1 0,0-1 0,0 0 0,0 1 0,0 0 0,0 0 0,0 0 0,0 0 0,0 0 0,0 1 0,0-1 0,0 1 0,0 0 0,0-1 0,1 1 0,-1 1 0,-5 2 0,3-1 0,0 1 0,0-1 0,0 1 0,1 1 0,-1-1 0,1 1 0,0 0 0,0 0 0,-3 5 0,3-3 0,0-1 0,0 1 0,1 0 0,0 0 0,0 1 0,0-1 0,1 1 0,0-1 0,1 1 0,-1 0 0,2 0 0,-1 0 0,1-1 0,0 1 0,2 9 0,-1-12 0,1 0 0,0 1 0,0-1 0,0 0 0,1-1 0,0 1 0,0 0 0,0-1 0,0 1 0,1-1 0,0 0 0,0 0 0,0-1 0,0 1 0,9 5 0,-10-8 0,0 0 0,0 1 0,-1-1 0,1 0 0,0-1 0,0 1 0,0 0 0,0-1 0,1 0 0,-1 1 0,0-1 0,0-1 0,0 1 0,0 0 0,0-1 0,0 1 0,0-1 0,0 0 0,0 0 0,0 0 0,-1-1 0,1 1 0,0-1 0,0 1 0,-1-1 0,1 0 0,-1 0 0,4-4 0,1-1 0,-1-1 0,0 1 0,0-1 0,-1-1 0,0 1 0,0-1 0,-1 0 0,0 0 0,-1 0 0,0 0 0,0-1 0,-1 1 0,0-1 0,0-12 0,9-31 0,-6 133 0,-5-68-1365,0-1-5461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24.465"/>
    </inkml:context>
    <inkml:brush xml:id="br0">
      <inkml:brushProperty name="width" value="0.035" units="cm"/>
      <inkml:brushProperty name="height" value="0.035" units="cm"/>
      <inkml:brushProperty name="color" value="#E71224"/>
    </inkml:brush>
  </inkml:definitions>
  <inkml:trace contextRef="#ctx0" brushRef="#br0">0 84 24575,'1'-3'0,"-1"-1"0,1 0 0,0 1 0,0-1 0,0 1 0,1-1 0,-1 1 0,1 0 0,0-1 0,0 1 0,0 0 0,0 0 0,1 0 0,-1 1 0,1-1 0,0 1 0,-1-1 0,1 1 0,0 0 0,1 0 0,4-3 0,-4 3 0,0 0 0,0 0 0,0 0 0,0 1 0,0-1 0,0 1 0,0 0 0,0 0 0,1 0 0,-1 1 0,0 0 0,1 0 0,-1 0 0,0 0 0,1 0 0,-1 1 0,0 0 0,6 2 0,-6-1 0,0 1 0,0-1 0,-1 1 0,1 0 0,0 1 0,-1-1 0,0 1 0,0 0 0,0-1 0,0 1 0,-1 0 0,1 1 0,-1-1 0,0 0 0,0 1 0,-1-1 0,1 1 0,-1 0 0,0-1 0,1 10 0,0 6 0,-1 0 0,-1 0 0,-3 32 0,-5 7-1365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21.612"/>
    </inkml:context>
    <inkml:brush xml:id="br0">
      <inkml:brushProperty name="width" value="0.035" units="cm"/>
      <inkml:brushProperty name="height" value="0.035" units="cm"/>
      <inkml:brushProperty name="color" value="#E71224"/>
    </inkml:brush>
  </inkml:definitions>
  <inkml:trace contextRef="#ctx0" brushRef="#br0">4 1 24484,'0'565'0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17:17.253"/>
    </inkml:context>
    <inkml:brush xml:id="br0">
      <inkml:brushProperty name="width" value="0.035" units="cm"/>
      <inkml:brushProperty name="height" value="0.035" units="cm"/>
      <inkml:brushProperty name="color" value="#E71224"/>
    </inkml:brush>
  </inkml:definitions>
  <inkml:trace contextRef="#ctx0" brushRef="#br0">2 348 24575,'0'22'0,"-1"-14"0,1 0 0,0 0 0,0 0 0,1 0 0,0-1 0,0 1 0,1 0 0,0 0 0,0 0 0,6 11 0,0-3 0,-4-9 0,0 1 0,0-1 0,1 0 0,10 12 0,-13-17 0,0 0 0,0 0 0,1 0 0,-1 0 0,1-1 0,-1 1 0,1-1 0,0 0 0,0 0 0,-1 0 0,1 0 0,0 0 0,0-1 0,0 1 0,0-1 0,0 0 0,5 0 0,-4 0 0,-1-1 0,1 0 0,-1 1 0,1-1 0,-1-1 0,1 1 0,-1 0 0,1-1 0,-1 0 0,0 0 0,0 0 0,0 0 0,0 0 0,0 0 0,-1-1 0,1 0 0,-1 1 0,1-1 0,-1 0 0,0 0 0,0 0 0,0-1 0,-1 1 0,1 0 0,-1-1 0,0 1 0,0-1 0,1-5 0,2-8 0,0-1 0,-2 1 0,0-1 0,-1-29 0,6 174 0,-7-123-136,1-1-1,-1 0 1,1 1-1,0-1 1,0 0-1,1 0 1,-1 0-1,1 1 0,2 2 1</inkml:trace>
  <inkml:trace contextRef="#ctx0" brushRef="#br0" timeOffset="1898.58">384 1 24575,'1'48'0,"-2"0"0,-3 0 0,-12 65 0,11-81 0,1 1 0,2-1 0,4 63 0,0-22 0,3-49 342,-1-20-684,-1-16-1023,-2 1-5461</inkml:trace>
  <inkml:trace contextRef="#ctx0" brushRef="#br0" timeOffset="2907.38">275 232 24575,'1'1'0,"-1"0"0,1 0 0,0 1 0,-1-1 0,1 0 0,0 0 0,-1 0 0,1 0 0,0 0 0,0-1 0,0 1 0,0 0 0,0 0 0,0 0 0,0-1 0,0 1 0,1-1 0,-1 1 0,0-1 0,0 1 0,0-1 0,1 0 0,-1 1 0,0-1 0,0 0 0,1 0 0,-1 0 0,2 0 0,41 2 0,-41-2 0,23 0 153,-9 1-532,0-1-1,0-1 1,19-4-1,-30 4-6446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08:45:07.166"/>
    </inkml:context>
    <inkml:brush xml:id="br0">
      <inkml:brushProperty name="width" value="0.035" units="cm"/>
      <inkml:brushProperty name="height" value="0.035" units="cm"/>
      <inkml:brushProperty name="color" value="#E71224"/>
    </inkml:brush>
  </inkml:definitions>
  <inkml:trace contextRef="#ctx0" brushRef="#br0">294 23 24575,'2'99'0,"-4"104"0,-7-57 0,9-137 0,-1-1 0,0 0 0,0 0 0,-1 0 0,0 0 0,0-1 0,-1 1 0,1 0 0,-2-1 0,1 0 0,-9 12 0,9-14 0,0-1 0,-1 1 0,0-1 0,0 0 0,0 0 0,0 0 0,-1 0 0,0-1 0,1 0 0,-1 0 0,0 0 0,-1-1 0,1 0 0,0 0 0,-1 0 0,-10 2 0,11-3 0,1 0 0,-1 0 0,0 0 0,0-1 0,0 0 0,0 0 0,1 0 0,-1 0 0,0-1 0,0 0 0,0 0 0,1 0 0,-1-1 0,1 1 0,-1-1 0,1 0 0,-1-1 0,1 1 0,0-1 0,0 0 0,0 0 0,1 0 0,-1 0 0,1 0 0,-1-1 0,1 0 0,0 0 0,1 0 0,-1 0 0,-2-5 0,-5-9-105,7 14 0,0 0 0,1-1 0,0 0 0,-1 1 0,1-1 0,1 0 0,-1 0 0,1 0 0,0 0 0,0 0 0,0-10 0,1 7-6721</inkml:trace>
  <inkml:trace contextRef="#ctx0" brushRef="#br0" timeOffset="2870.01">102 3 24575,'99'-2'0,"104"4"0,-188 1-1365,-10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14.173"/>
    </inkml:context>
    <inkml:brush xml:id="br0">
      <inkml:brushProperty name="width" value="0.035" units="cm"/>
      <inkml:brushProperty name="height" value="0.035" units="cm"/>
      <inkml:brushProperty name="color" value="#E71224"/>
    </inkml:brush>
  </inkml:definitions>
  <inkml:trace contextRef="#ctx0" brushRef="#br0">0 622 24575,'3'16'0,"0"-1"0,1 1 0,1-1 0,0 0 0,1-1 0,1 1 0,0-1 0,14 20 0,-18-29 0,0 0 0,0-1 0,0 1 0,1-1 0,-1 0 0,1 0 0,0 0 0,0 0 0,6 3 0,-8-6 0,1 0 0,-1 1 0,1-2 0,0 1 0,0 0 0,-1 0 0,1-1 0,0 0 0,0 1 0,0-1 0,0 0 0,-1-1 0,1 1 0,0 0 0,0-1 0,0 1 0,-1-1 0,1 0 0,0 0 0,3-2 0,12-6 0,0-1 0,-1-1 0,0-1 0,0 0 0,-1-1 0,-1-1 0,0-1 0,15-19 0,98-139 0,-61 63-259,-5-3 0,48-123 1,-90 193-331,-13 26-6237</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15.138"/>
    </inkml:context>
    <inkml:brush xml:id="br0">
      <inkml:brushProperty name="width" value="0.035" units="cm"/>
      <inkml:brushProperty name="height" value="0.035" units="cm"/>
      <inkml:brushProperty name="color" value="#E71224"/>
    </inkml:brush>
  </inkml:definitions>
  <inkml:trace contextRef="#ctx0" brushRef="#br0">0 341 24575,'0'5'0,"0"0"0,1 0 0,-1 0 0,1 0 0,0 0 0,0 0 0,0 0 0,1 0 0,0-1 0,0 1 0,0 0 0,0-1 0,1 1 0,0-1 0,5 6 0,-6-8 0,1 1 0,0-1 0,-1 0 0,1-1 0,0 1 0,0 0 0,0-1 0,0 0 0,1 0 0,-1 0 0,0 0 0,1 0 0,-1 0 0,0-1 0,1 0 0,-1 0 0,0 0 0,1 0 0,-1 0 0,1-1 0,-1 1 0,0-1 0,7-2 0,13-5 0,1-2 0,-1 0 0,-1-1 0,0-2 0,-1 0 0,0-1 0,22-21 0,9-11 0,61-71 0,-94 97-341,-2-1 0,0-1-1,24-43 1,-25 31-6485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21.208"/>
    </inkml:context>
    <inkml:brush xml:id="br0">
      <inkml:brushProperty name="width" value="0.035" units="cm"/>
      <inkml:brushProperty name="height" value="0.035" units="cm"/>
      <inkml:brushProperty name="color" value="#E71224"/>
    </inkml:brush>
  </inkml:definitions>
  <inkml:trace contextRef="#ctx0" brushRef="#br0">0 304 24575,'9'2'0,"-1"1"0,0 0 0,0 0 0,0 1 0,0 0 0,0 0 0,-1 1 0,0 0 0,0 1 0,0-1 0,10 12 0,7 15 0,-21-26 0,1-1 0,0 0 0,0 0 0,0 0 0,0 0 0,7 5 0,-9-9 0,0 0 0,1 0 0,-1 0 0,0 0 0,0 0 0,0 0 0,1-1 0,-1 1 0,0-1 0,1 1 0,-1-1 0,1 0 0,-1 0 0,0 0 0,1 0 0,-1-1 0,0 1 0,1-1 0,-1 1 0,0-1 0,4-1 0,4-3 0,-1 1 0,0-1 0,0-1 0,0 0 0,0 0 0,-1-1 0,0 0 0,-1 0 0,8-9 0,11-16 0,22-36 0,-13 18 0,-5 12-273,1 1 0,2 1 0,2 2 0,45-34 0,-67 58-6553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27.205"/>
    </inkml:context>
    <inkml:brush xml:id="br0">
      <inkml:brushProperty name="width" value="0.035" units="cm"/>
      <inkml:brushProperty name="height" value="0.035" units="cm"/>
      <inkml:brushProperty name="color" value="#E71224"/>
    </inkml:brush>
  </inkml:definitions>
  <inkml:trace contextRef="#ctx0" brushRef="#br0">0 324 24575,'4'1'0,"0"-1"0,-1 1 0,1 0 0,-1 0 0,1 0 0,0 1 0,-1-1 0,0 1 0,1 0 0,-1 0 0,0 0 0,0 0 0,0 1 0,0-1 0,-1 1 0,1 0 0,4 6 0,38 60 0,-34-49 0,11 35 0,-19-46 0,0 0 0,0 0 0,1-1 0,0 1 0,8 11 0,-12-19 0,1 0 0,0-1 0,-1 1 0,1 0 0,0 0 0,0-1 0,0 1 0,-1 0 0,1-1 0,0 1 0,0-1 0,0 1 0,0-1 0,0 0 0,0 1 0,0-1 0,0 0 0,0 1 0,0-1 0,0 0 0,0 0 0,0 0 0,0 0 0,0 0 0,2-1 0,0 1 0,-1-1 0,1 0 0,-1-1 0,1 1 0,-1 0 0,1-1 0,-1 1 0,0-1 0,4-3 0,2-3 0,0-1 0,0 0 0,10-16 0,8-19 31,-2 0 1,31-81-1,24-103-863,-65 185 205,-5 15-6199</inkml:trace>
  <inkml:trace contextRef="#ctx0" brushRef="#br0" timeOffset="1103.45">0 1351 24575,'15'16'0,"-1"1"0,-1 0 0,12 21 0,21 26 0,-39-55 0,19 17 0,-25-25 0,0-1 0,0 1 0,1-1 0,-1 1 0,0-1 0,0 0 0,1 0 0,-1 1 0,0-1 0,0 0 0,1 0 0,-1 0 0,0 0 0,0-1 0,1 1 0,-1 0 0,0 0 0,0-1 0,0 1 0,0-1 0,1 1 0,-1-1 0,0 0 0,0 1 0,0-1 0,0 0 0,2-1 0,15-16 0,0 0 0,-2-1 0,29-40 0,-13 15 0,68-89 0,92-165 0,-174 265-1365,-7 9-5461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39.231"/>
    </inkml:context>
    <inkml:brush xml:id="br0">
      <inkml:brushProperty name="width" value="0.035" units="cm"/>
      <inkml:brushProperty name="height" value="0.035" units="cm"/>
      <inkml:brushProperty name="color" value="#E71224"/>
    </inkml:brush>
  </inkml:definitions>
  <inkml:trace contextRef="#ctx0" brushRef="#br0">76 504 24575,'23'21'0,"43"31"0,-43-35 0,-20-15 0,-1-1 0,1 0 0,0 1 0,0-1 0,0 0 0,0-1 0,0 1 0,0 0 0,0-1 0,0 0 0,0 1 0,0-1 0,0 0 0,0-1 0,0 1 0,0-1 0,0 1 0,0-1 0,0 0 0,0 0 0,0 0 0,0 0 0,0-1 0,-1 1 0,1-1 0,0 0 0,3-2 0,10-8 0,-1-1 0,0 0 0,15-18 0,-18 19 0,61-70 0,72-104 0,-115 146 0,7-7 0,70-69 0,-85 96-1365,-3 6-5461</inkml:trace>
  <inkml:trace contextRef="#ctx0" brushRef="#br0" timeOffset="2115.59">1750 1167 24575,'0'2'0,"0"0"0,1 0 0,-1 0 0,0 0 0,1 0 0,-1 0 0,1 0 0,0 0 0,-1 0 0,1 0 0,0 0 0,0-1 0,0 1 0,1 0 0,-1-1 0,0 1 0,1-1 0,-1 1 0,1-1 0,-1 1 0,1-1 0,0 0 0,-1 0 0,1 0 0,0 0 0,0 0 0,3 1 0,-2-1 0,0 0 0,1-1 0,-1 1 0,1 0 0,-1-1 0,0 0 0,1 0 0,-1 0 0,1 0 0,-1 0 0,0-1 0,1 0 0,-1 0 0,0 0 0,5-1 0,14-10 0,0-2 0,-1 0 0,0-1 0,-1-1 0,-1-1 0,18-19 0,99-124 0,-114 132 0,50-65-1365,-57 72-5461</inkml:trace>
  <inkml:trace contextRef="#ctx0" brushRef="#br0" timeOffset="3847.1">0 2216 24575,'3'1'0,"0"1"0,0-1 0,0 1 0,0-1 0,-1 1 0,1 0 0,-1 0 0,1 0 0,-1 0 0,0 1 0,3 2 0,10 9 0,-9-9 0,0-1 0,0 0 0,0-1 0,1 0 0,-1 0 0,1 0 0,0-1 0,0 0 0,10 2 0,-13-4 0,0 0 0,0 0 0,0 0 0,0-1 0,0 0 0,0 0 0,0 0 0,0 0 0,0 0 0,0-1 0,0 0 0,-1 0 0,1 0 0,-1 0 0,1 0 0,-1-1 0,0 1 0,4-5 0,26-26 0,0-2 0,46-65 0,45-90 0,-66 97 0,-14 23 0,3 2 0,3 1 0,81-81 0,-107 124-1365,-5 6-5461</inkml:trace>
  <inkml:trace contextRef="#ctx0" brushRef="#br0" timeOffset="6135.88">116 2882 24575,'2'4'0,"0"1"0,1-1 0,-1 1 0,1-1 0,1 0 0,-1 0 0,0 0 0,1 0 0,5 3 0,-2 0 0,14 20 0,18 18 0,-37-44 0,-1 1 0,1-1 0,0 0 0,0 0 0,0 1 0,0-1 0,0 0 0,1-1 0,-1 1 0,0 0 0,0-1 0,1 1 0,-1-1 0,0 0 0,1 1 0,-1-1 0,0 0 0,1-1 0,-1 1 0,0 0 0,4-1 0,20-10 0,-1-2 0,-1 0 0,0-1 0,0-1 0,-2-2 0,27-23 0,-15 13 0,36-32 0,-2-3 0,89-107 0,99-156 0,-205 258 0,32-46-1365,-58 78-5461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48.691"/>
    </inkml:context>
    <inkml:brush xml:id="br0">
      <inkml:brushProperty name="width" value="0.035" units="cm"/>
      <inkml:brushProperty name="height" value="0.035" units="cm"/>
      <inkml:brushProperty name="color" value="#E71224"/>
    </inkml:brush>
  </inkml:definitions>
  <inkml:trace contextRef="#ctx0" brushRef="#br0">1 344 24575,'6'0'0,"0"1"0,0 0 0,0 0 0,-1 1 0,1 0 0,0 0 0,-1 0 0,1 1 0,-1-1 0,0 1 0,0 1 0,0-1 0,0 1 0,0 0 0,-1 0 0,0 0 0,1 0 0,5 10 0,22 18 0,-30-31 0,0 0 0,0 0 0,-1 0 0,1 0 0,0-1 0,0 1 0,0 0 0,0-1 0,0 0 0,0 1 0,0-1 0,0 0 0,0 0 0,0 0 0,0 0 0,0-1 0,0 1 0,0 0 0,0-1 0,-1 0 0,1 1 0,0-1 0,0 0 0,0 0 0,-1 0 0,1 0 0,0 0 0,-1 0 0,1 0 0,-1-1 0,2-1 0,9-7 0,-1 0 0,18-23 0,-24 27 0,239-290 0,-240 291-170,1 0-1,-1-1 0,0 1 1,-1-1-1,1 0 0,-1 0 1,4-12-1,-3 3-6655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52.170"/>
    </inkml:context>
    <inkml:brush xml:id="br0">
      <inkml:brushProperty name="width" value="0.035" units="cm"/>
      <inkml:brushProperty name="height" value="0.035" units="cm"/>
      <inkml:brushProperty name="color" value="#E71224"/>
    </inkml:brush>
  </inkml:definitions>
  <inkml:trace contextRef="#ctx0" brushRef="#br0">0 646 24575,'3'0'0,"0"0"0,0 1 0,0 0 0,0-1 0,0 1 0,0 0 0,0 0 0,-1 1 0,1-1 0,0 1 0,-1-1 0,1 1 0,-1 0 0,0 0 0,1 0 0,-1 0 0,2 3 0,34 50 0,-14-19 0,-8-15 0,-13-16 0,0 0 0,1-1 0,0 1 0,0-1 0,0 0 0,7 6 0,-9-9 0,0 0 0,0 0 0,0 0 0,0 0 0,1-1 0,-1 1 0,0-1 0,0 1 0,0-1 0,0 0 0,1 0 0,-1 0 0,0 0 0,0 0 0,0-1 0,0 1 0,1-1 0,-1 1 0,0-1 0,0 0 0,4-2 0,30-14 0,-1-3 0,0-1 0,55-44 0,90-91 0,-144 122 0,421-385 0,-438 400-682,31-38-1,-41 45-6143</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8:56.744"/>
    </inkml:context>
    <inkml:brush xml:id="br0">
      <inkml:brushProperty name="width" value="0.035" units="cm"/>
      <inkml:brushProperty name="height" value="0.035" units="cm"/>
      <inkml:brushProperty name="color" value="#E71224"/>
    </inkml:brush>
  </inkml:definitions>
  <inkml:trace contextRef="#ctx0" brushRef="#br0">37 803 24575,'5'1'0,"-1"0"0,1 1 0,-1-1 0,1 1 0,-1 0 0,0 0 0,0 0 0,0 0 0,0 1 0,0-1 0,-1 1 0,1 0 0,-1 0 0,4 5 0,1 1 0,0-1 0,-1 1 0,0 1 0,9 15 0,-13-18 0,1 0 0,-1-1 0,1 1 0,0-1 0,1 0 0,0 0 0,0 0 0,0-1 0,11 9 0,-14-13 0,1 1 0,-1-1 0,1 0 0,-1 0 0,1-1 0,0 1 0,0 0 0,-1-1 0,1 0 0,0 0 0,0 1 0,-1-2 0,1 1 0,0 0 0,0 0 0,-1-1 0,1 0 0,0 1 0,-1-1 0,1 0 0,0 0 0,-1-1 0,0 1 0,1 0 0,-1-1 0,0 0 0,1 1 0,-1-1 0,2-2 0,32-28 0,-1-2 0,-1-1 0,52-72 0,71-131 0,-142 214 0,-8 13 0,233-404 0,-224 379-1365,-6 9-5461</inkml:trace>
  <inkml:trace contextRef="#ctx0" brushRef="#br0" timeOffset="1311.09">208 1793 24575,'3'1'0,"-1"-1"0,1 1 0,-1-1 0,0 1 0,0 0 0,1 0 0,-1 0 0,0 1 0,0-1 0,0 0 0,0 1 0,0-1 0,0 1 0,-1 0 0,1-1 0,2 4 0,26 38 0,-20-28 0,18 32 0,-22-36 0,0 0 0,1 0 0,0 0 0,12 13 0,-17-23 0,-1 0 0,1 0 0,-1-1 0,1 1 0,0 0 0,-1-1 0,1 1 0,0 0 0,0-1 0,-1 0 0,1 0 0,0 1 0,0-1 0,-1 0 0,1 0 0,0 0 0,0-1 0,0 1 0,-1 0 0,1-1 0,0 1 0,-1-1 0,1 0 0,0 1 0,-1-1 0,1 0 0,2-2 0,45-33 0,-44 32 0,52-47 0,-2-3 0,75-94 0,71-141 0,-69 41 112,-55 98-1589,-60 119-5349</inkml:trace>
  <inkml:trace contextRef="#ctx0" brushRef="#br0" timeOffset="4782.37">0 2855 24575,'7'0'0,"-1"0"0,0 0 0,1 1 0,-1 0 0,0 0 0,1 1 0,-1-1 0,0 1 0,0 1 0,-1-1 0,1 1 0,0 0 0,6 5 0,-3 0 0,0 0 0,-1 1 0,0 0 0,0 0 0,12 21 0,-12-19 0,-4-3 0,1-1 0,0 1 0,1-1 0,-1-1 0,2 1 0,6 6 0,-11-12 0,1 1 0,-1-1 0,1 0 0,-1 1 0,1-1 0,0 0 0,-1-1 0,1 1 0,0 0 0,0-1 0,-1 1 0,1-1 0,0 0 0,0 0 0,0 0 0,0-1 0,-1 1 0,1 0 0,0-1 0,0 0 0,-1 0 0,1 0 0,4-2 0,12-6 0,-1-1 0,0-1 0,-1-1 0,0-1 0,0 0 0,21-23 0,81-102 0,-101 116 0,116-157 0,-112 145 0,-2-1 0,-1 0 0,22-61 0,-29 44-1365,-11 35-5461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9:05.330"/>
    </inkml:context>
    <inkml:brush xml:id="br0">
      <inkml:brushProperty name="width" value="0.035" units="cm"/>
      <inkml:brushProperty name="height" value="0.035" units="cm"/>
      <inkml:brushProperty name="color" value="#E71224"/>
    </inkml:brush>
  </inkml:definitions>
  <inkml:trace contextRef="#ctx0" brushRef="#br0">1 575 24575,'3'0'0,"0"1"0,0 0 0,0 0 0,0 0 0,0 0 0,0 0 0,0 1 0,0-1 0,0 1 0,-1 0 0,1 0 0,-1 0 0,1 0 0,-1 0 0,4 5 0,34 45 0,-28-35 0,14 21 0,-17-25 0,-1 0 0,1 0 0,1-1 0,0 0 0,1-1 0,17 15 0,-24-25 0,0 1 0,0 0 0,1-1 0,-1 0 0,0 0 0,1 0 0,-1-1 0,0 1 0,1-1 0,-1 0 0,1 0 0,-1-1 0,0 1 0,1-1 0,-1 0 0,0 0 0,1-1 0,-1 1 0,0-1 0,0 0 0,0 0 0,0 0 0,6-5 0,8-6 0,0 0 0,-1 0 0,21-23 0,5-9 0,-2-2 0,-3-1 0,-2-3 0,-1 0 0,-4-3 0,-1 0 0,-3-2 0,-3-1 0,28-95 0,-36 71-1365,-13 55-5461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8T10:39:10.902"/>
    </inkml:context>
    <inkml:brush xml:id="br0">
      <inkml:brushProperty name="width" value="0.035" units="cm"/>
      <inkml:brushProperty name="height" value="0.035" units="cm"/>
      <inkml:brushProperty name="color" value="#E71224"/>
    </inkml:brush>
  </inkml:definitions>
  <inkml:trace contextRef="#ctx0" brushRef="#br0">0 74 24575,'55'64'0,"-45"-50"0,1-1 0,1 1 0,0-2 0,0 0 0,22 16 0,-29-26 0,0 1 0,0-1 0,1 0 0,-1-1 0,1 1 0,-1-1 0,1 0 0,-1-1 0,1 1 0,0-1 0,-1 0 0,1 0 0,0-1 0,-1 0 0,1 0 0,-1 0 0,1-1 0,-1 1 0,0-1 0,1-1 0,-1 1 0,7-6 0,12-6 0,0-1 0,-1-1 0,23-22 0,-44 36 0,107-93-1365,-58 52-5461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919E20448C7448B8FB61F0301F45C1" ma:contentTypeVersion="16" ma:contentTypeDescription="Create a new document." ma:contentTypeScope="" ma:versionID="de2d4c7c7e13b9e6d821577309520753">
  <xsd:schema xmlns:xsd="http://www.w3.org/2001/XMLSchema" xmlns:xs="http://www.w3.org/2001/XMLSchema" xmlns:p="http://schemas.microsoft.com/office/2006/metadata/properties" xmlns:ns3="8d940f30-9fd9-458f-9502-cbf016638f8e" xmlns:ns4="e57bd86c-62f3-40c8-abb0-f8cd5d8fcb7f" targetNamespace="http://schemas.microsoft.com/office/2006/metadata/properties" ma:root="true" ma:fieldsID="c9378cf8d59440596aba03649b576f04" ns3:_="" ns4:_="">
    <xsd:import namespace="8d940f30-9fd9-458f-9502-cbf016638f8e"/>
    <xsd:import namespace="e57bd86c-62f3-40c8-abb0-f8cd5d8fcb7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940f30-9fd9-458f-9502-cbf016638f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7bd86c-62f3-40c8-abb0-f8cd5d8fcb7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d940f30-9fd9-458f-9502-cbf016638f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MFE24</b:Tag>
    <b:SourceType>InternetSite</b:SourceType>
    <b:Guid>{CEC78A08-CA6E-43A2-A69B-786699318215}</b:Guid>
    <b:Author>
      <b:Author>
        <b:Corporate>MFE</b:Corporate>
      </b:Author>
    </b:Author>
    <b:Title>Our air 2024</b:Title>
    <b:InternetSiteTitle>Ministry for the Environment</b:InternetSiteTitle>
    <b:Year>2024</b:Year>
    <b:Month>October</b:Month>
    <b:Day>9</b:Day>
    <b:URL>https://environment.govt.nz/publications/our-air-2024/ </b:URL>
    <b:RefOrder>1</b:RefOrder>
  </b:Source>
  <b:Source>
    <b:Tag>WHO24</b:Tag>
    <b:SourceType>InternetSite</b:SourceType>
    <b:Guid>{316485AC-7E62-40BE-8EE5-3C929D24ED7E}</b:Guid>
    <b:Author>
      <b:Author>
        <b:Corporate>WHO</b:Corporate>
      </b:Author>
    </b:Author>
    <b:Title>Ambient (outdoor) air pollution</b:Title>
    <b:InternetSiteTitle>Wolrd Health Organization</b:InternetSiteTitle>
    <b:Year>2024</b:Year>
    <b:Month>October</b:Month>
    <b:Day>24</b:Day>
    <b:URL>https://www.who.int/news-room/fact-sheets/detail/ambient-(outdoor)-air-quality-and-health</b:URL>
    <b:RefOrder>2</b:RefOrder>
  </b:Source>
  <b:Source>
    <b:Tag>Lou241</b:Tag>
    <b:SourceType>InternetSite</b:SourceType>
    <b:Guid>{3F47390D-8B6C-4933-A429-FCE5AF1FBE37}</b:Guid>
    <b:Author>
      <b:Author>
        <b:NameList>
          <b:Person>
            <b:Last>Boamponsem</b:Last>
            <b:First>Louis</b:First>
          </b:Person>
        </b:NameList>
      </b:Author>
    </b:Author>
    <b:Title>Auckland air quality – 2023 annual data report</b:Title>
    <b:InternetSiteTitle>knowledgeauckland</b:InternetSiteTitle>
    <b:Year>2024</b:Year>
    <b:URL>https://www.knowledgeauckland.org.nz/publications/auckland-air-quality-2023-annual-data-report/</b:URL>
    <b:RefOrder>3</b:RefOrder>
  </b:Source>
  <b:Source>
    <b:Tag>Jia18</b:Tag>
    <b:SourceType>InternetSite</b:SourceType>
    <b:Guid>{73DF07FE-4EBF-44BE-A55D-B1692F63A88E}</b:Guid>
    <b:Author>
      <b:Author>
        <b:NameList>
          <b:Person>
            <b:Last>Jiaming Zhu</b:Last>
            <b:First>Peng</b:First>
            <b:Middle>Wu, Huayou Chen &amp; Zhou Ligang</b:Middle>
          </b:Person>
        </b:NameList>
      </b:Author>
    </b:Author>
    <b:Title>A Hybrid Forecasting Approach to Air Quality Time Series Based on Endpoint Condition and Combined Forecasting Model</b:Title>
    <b:InternetSiteTitle>ResearchGate</b:InternetSiteTitle>
    <b:Year>2018</b:Year>
    <b:Month>September</b:Month>
    <b:URL>https://www.researchgate.net/publication/327478457_A_Hybrid_Forecasting_Approach_to_Air_Quality_Time_Series_Based_on_Endpoint_Condition_and_Combined_Forecasting_Model</b:URL>
    <b:RefOrder>8</b:RefOrder>
  </b:Source>
  <b:Source>
    <b:Tag>CSM25</b:Tag>
    <b:SourceType>InternetSite</b:SourceType>
    <b:Guid>{20DF9A0A-1E40-47A0-A4B3-884C9F52E339}</b:Guid>
    <b:Author>
      <b:Author>
        <b:Corporate>CSM</b:Corporate>
      </b:Author>
    </b:Author>
    <b:Title>The Rise of Data-Driven Governance: How State Dashboards Lead the Way</b:Title>
    <b:InternetSiteTitle>CSM</b:InternetSiteTitle>
    <b:Year>2025</b:Year>
    <b:Month>March</b:Month>
    <b:Day>27</b:Day>
    <b:URL>https://www.csm.tech/blog-details/the-rise-of-data-driven-governance-how-state-dashboards-lead-the-way</b:URL>
    <b:RefOrder>9</b:RefOrder>
  </b:Source>
  <b:Source>
    <b:Tag>MAM24</b:Tag>
    <b:SourceType>InternetSite</b:SourceType>
    <b:Guid>{78D4792A-7C22-4D3D-9132-EDB0E407D97F}</b:Guid>
    <b:Author>
      <b:Author>
        <b:NameList>
          <b:Person>
            <b:Last>M.A. Mujtaba a</b:Last>
            <b:First>Muhammad</b:First>
            <b:Middle>Adeel Munir a , Sheeraz Ali a , Jana Petrů b, Talha Ansar a , Waiz Akhlaq a , Muneeb Ahmad a , Haseeb Iqbal c , Faisal Ali a , Muhammad Nasir Bashir b , Theodosios Alexander d</b:Middle>
          </b:Person>
        </b:NameList>
      </b:Author>
    </b:Author>
    <b:Title>Using machine learning for air quality prediction and sustainable urban planning</b:Title>
    <b:InternetSiteTitle>ScienceDirect</b:InternetSiteTitle>
    <b:Year>2024</b:Year>
    <b:URL>https://www.sciencedirect.com/science/article/pii/S2666188825005453?via%3Dihub</b:URL>
    <b:RefOrder>4</b:RefOrder>
  </b:Source>
  <b:Source>
    <b:Tag>Chu23</b:Tag>
    <b:SourceType>InternetSite</b:SourceType>
    <b:Guid>{55150247-CA11-4B11-9B77-97EA9308B580}</b:Guid>
    <b:Author>
      <b:Author>
        <b:NameList>
          <b:Person>
            <b:Last>Chunrong Jia</b:Last>
            <b:First>Xianqiang</b:First>
            <b:Middle>Fu , Adam Nored, Namuun Batbaatar, Larry Smith</b:Middle>
          </b:Person>
        </b:NameList>
      </b:Author>
    </b:Author>
    <b:Title>Comparison of generic Tenax and specialized PAH tubes for monitoring polycyclic aromatic hydrocarbons in the ambient air</b:Title>
    <b:InternetSiteTitle>ScienceDirect</b:InternetSiteTitle>
    <b:Year>2023</b:Year>
    <b:URL>https://www.sciencedirect.com/science/article/abs/pii/S1309104223001344?via%3Dihub</b:URL>
    <b:RefOrder>5</b:RefOrder>
  </b:Source>
  <b:Source>
    <b:Tag>Xia22</b:Tag>
    <b:SourceType>InternetSite</b:SourceType>
    <b:Guid>{DC1818A4-87CB-4316-8C74-B55C23286D11}</b:Guid>
    <b:Author>
      <b:Author>
        <b:NameList>
          <b:Person>
            <b:Last>Xiaoli Su</b:Last>
            <b:First>Qiuhua</b:First>
            <b:Middle>Liang , Xilin Xia</b:Middle>
          </b:Person>
        </b:NameList>
      </b:Author>
    </b:Author>
    <b:Title>A new GPU-accelerated coupled discrete element and depth-averaged model for simulation of flow-like landslides</b:Title>
    <b:InternetSiteTitle>ScienceDirect</b:InternetSiteTitle>
    <b:Year>2022</b:Year>
    <b:URL>https://www.sciencedirect.com/science/article/pii/S1364815222001189?via%3Dihub</b:URL>
    <b:RefOrder>6</b:RefOrder>
  </b:Source>
  <b:Source>
    <b:Tag>Sar18</b:Tag>
    <b:SourceType>InternetSite</b:SourceType>
    <b:Guid>{172EE6C6-9DA3-4C9D-9033-7292CB8194E1}</b:Guid>
    <b:Author>
      <b:Author>
        <b:NameList>
          <b:Person>
            <b:Last>Sarah J. Hanna</b:Last>
            <b:First>Jun-Wei</b:First>
            <b:Middle>Xu , Jason C. Schrode , Qiaoqiao Wang c , Gavin R. McMeeking, Katherine Hayden , W. Richard Leaitch , AnneMarie Macdonald, Knut von Salzen, Randall V. Martin, Allan K. Bertram</b:Middle>
          </b:Person>
        </b:NameList>
      </b:Author>
    </b:Author>
    <b:Title>Refractory black carbon at the Whistler Peak High Elevation Research Site – Measurements and simulations</b:Title>
    <b:InternetSiteTitle>ScienceDirect</b:InternetSiteTitle>
    <b:Year>2018</b:Year>
    <b:URL>https://www.sciencedirect.com/science/article/abs/pii/S1352231018301262?via%3Dihub</b:URL>
    <b:RefOrder>7</b:RefOrder>
  </b:Source>
</b:Sources>
</file>

<file path=customXml/itemProps1.xml><?xml version="1.0" encoding="utf-8"?>
<ds:datastoreItem xmlns:ds="http://schemas.openxmlformats.org/officeDocument/2006/customXml" ds:itemID="{3B28764C-DAB9-493D-B871-03181985C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940f30-9fd9-458f-9502-cbf016638f8e"/>
    <ds:schemaRef ds:uri="e57bd86c-62f3-40c8-abb0-f8cd5d8fc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85DD7-AD33-4B8F-B2D2-208A88067FD4}">
  <ds:schemaRefs>
    <ds:schemaRef ds:uri="http://schemas.microsoft.com/sharepoint/v3/contenttype/forms"/>
  </ds:schemaRefs>
</ds:datastoreItem>
</file>

<file path=customXml/itemProps3.xml><?xml version="1.0" encoding="utf-8"?>
<ds:datastoreItem xmlns:ds="http://schemas.openxmlformats.org/officeDocument/2006/customXml" ds:itemID="{AE40C1EE-34D9-4CEF-8E3B-E6FAAAAAFD97}">
  <ds:schemaRefs>
    <ds:schemaRef ds:uri="http://schemas.microsoft.com/office/2006/metadata/properties"/>
    <ds:schemaRef ds:uri="http://schemas.microsoft.com/office/infopath/2007/PartnerControls"/>
    <ds:schemaRef ds:uri="8d940f30-9fd9-458f-9502-cbf016638f8e"/>
  </ds:schemaRefs>
</ds:datastoreItem>
</file>

<file path=customXml/itemProps4.xml><?xml version="1.0" encoding="utf-8"?>
<ds:datastoreItem xmlns:ds="http://schemas.openxmlformats.org/officeDocument/2006/customXml" ds:itemID="{3C669EFB-1321-4CC4-9FC3-7F4812E02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7657</Words>
  <Characters>48549</Characters>
  <Application>Microsoft Office Word</Application>
  <DocSecurity>0</DocSecurity>
  <Lines>1103</Lines>
  <Paragraphs>364</Paragraphs>
  <ScaleCrop>false</ScaleCrop>
  <HeadingPairs>
    <vt:vector size="2" baseType="variant">
      <vt:variant>
        <vt:lpstr>Title</vt:lpstr>
      </vt:variant>
      <vt:variant>
        <vt:i4>1</vt:i4>
      </vt:variant>
    </vt:vector>
  </HeadingPairs>
  <TitlesOfParts>
    <vt:vector size="1" baseType="lpstr">
      <vt:lpstr>BBIM713 CAPSTONE PROJECT PROPOSAL:</vt:lpstr>
    </vt:vector>
  </TitlesOfParts>
  <Company/>
  <LinksUpToDate>false</LinksUpToDate>
  <CharactersWithSpaces>55842</CharactersWithSpaces>
  <SharedDoc>false</SharedDoc>
  <HLinks>
    <vt:vector size="378" baseType="variant">
      <vt:variant>
        <vt:i4>8257647</vt:i4>
      </vt:variant>
      <vt:variant>
        <vt:i4>453</vt:i4>
      </vt:variant>
      <vt:variant>
        <vt:i4>0</vt:i4>
      </vt:variant>
      <vt:variant>
        <vt:i4>5</vt:i4>
      </vt:variant>
      <vt:variant>
        <vt:lpwstr>https://github.com/bbim713-capstone-group/auckland-air-quality-capstone</vt:lpwstr>
      </vt:variant>
      <vt:variant>
        <vt:lpwstr/>
      </vt:variant>
      <vt:variant>
        <vt:i4>1441843</vt:i4>
      </vt:variant>
      <vt:variant>
        <vt:i4>371</vt:i4>
      </vt:variant>
      <vt:variant>
        <vt:i4>0</vt:i4>
      </vt:variant>
      <vt:variant>
        <vt:i4>5</vt:i4>
      </vt:variant>
      <vt:variant>
        <vt:lpwstr/>
      </vt:variant>
      <vt:variant>
        <vt:lpwstr>_Toc216121502</vt:lpwstr>
      </vt:variant>
      <vt:variant>
        <vt:i4>1441843</vt:i4>
      </vt:variant>
      <vt:variant>
        <vt:i4>365</vt:i4>
      </vt:variant>
      <vt:variant>
        <vt:i4>0</vt:i4>
      </vt:variant>
      <vt:variant>
        <vt:i4>5</vt:i4>
      </vt:variant>
      <vt:variant>
        <vt:lpwstr/>
      </vt:variant>
      <vt:variant>
        <vt:lpwstr>_Toc216121501</vt:lpwstr>
      </vt:variant>
      <vt:variant>
        <vt:i4>1441843</vt:i4>
      </vt:variant>
      <vt:variant>
        <vt:i4>359</vt:i4>
      </vt:variant>
      <vt:variant>
        <vt:i4>0</vt:i4>
      </vt:variant>
      <vt:variant>
        <vt:i4>5</vt:i4>
      </vt:variant>
      <vt:variant>
        <vt:lpwstr/>
      </vt:variant>
      <vt:variant>
        <vt:lpwstr>_Toc216121500</vt:lpwstr>
      </vt:variant>
      <vt:variant>
        <vt:i4>2031666</vt:i4>
      </vt:variant>
      <vt:variant>
        <vt:i4>353</vt:i4>
      </vt:variant>
      <vt:variant>
        <vt:i4>0</vt:i4>
      </vt:variant>
      <vt:variant>
        <vt:i4>5</vt:i4>
      </vt:variant>
      <vt:variant>
        <vt:lpwstr/>
      </vt:variant>
      <vt:variant>
        <vt:lpwstr>_Toc216121499</vt:lpwstr>
      </vt:variant>
      <vt:variant>
        <vt:i4>2031666</vt:i4>
      </vt:variant>
      <vt:variant>
        <vt:i4>347</vt:i4>
      </vt:variant>
      <vt:variant>
        <vt:i4>0</vt:i4>
      </vt:variant>
      <vt:variant>
        <vt:i4>5</vt:i4>
      </vt:variant>
      <vt:variant>
        <vt:lpwstr/>
      </vt:variant>
      <vt:variant>
        <vt:lpwstr>_Toc216121498</vt:lpwstr>
      </vt:variant>
      <vt:variant>
        <vt:i4>2031666</vt:i4>
      </vt:variant>
      <vt:variant>
        <vt:i4>341</vt:i4>
      </vt:variant>
      <vt:variant>
        <vt:i4>0</vt:i4>
      </vt:variant>
      <vt:variant>
        <vt:i4>5</vt:i4>
      </vt:variant>
      <vt:variant>
        <vt:lpwstr/>
      </vt:variant>
      <vt:variant>
        <vt:lpwstr>_Toc216121497</vt:lpwstr>
      </vt:variant>
      <vt:variant>
        <vt:i4>2031666</vt:i4>
      </vt:variant>
      <vt:variant>
        <vt:i4>335</vt:i4>
      </vt:variant>
      <vt:variant>
        <vt:i4>0</vt:i4>
      </vt:variant>
      <vt:variant>
        <vt:i4>5</vt:i4>
      </vt:variant>
      <vt:variant>
        <vt:lpwstr/>
      </vt:variant>
      <vt:variant>
        <vt:lpwstr>_Toc216121496</vt:lpwstr>
      </vt:variant>
      <vt:variant>
        <vt:i4>2031666</vt:i4>
      </vt:variant>
      <vt:variant>
        <vt:i4>329</vt:i4>
      </vt:variant>
      <vt:variant>
        <vt:i4>0</vt:i4>
      </vt:variant>
      <vt:variant>
        <vt:i4>5</vt:i4>
      </vt:variant>
      <vt:variant>
        <vt:lpwstr/>
      </vt:variant>
      <vt:variant>
        <vt:lpwstr>_Toc216121495</vt:lpwstr>
      </vt:variant>
      <vt:variant>
        <vt:i4>2031666</vt:i4>
      </vt:variant>
      <vt:variant>
        <vt:i4>323</vt:i4>
      </vt:variant>
      <vt:variant>
        <vt:i4>0</vt:i4>
      </vt:variant>
      <vt:variant>
        <vt:i4>5</vt:i4>
      </vt:variant>
      <vt:variant>
        <vt:lpwstr/>
      </vt:variant>
      <vt:variant>
        <vt:lpwstr>_Toc216121494</vt:lpwstr>
      </vt:variant>
      <vt:variant>
        <vt:i4>2031666</vt:i4>
      </vt:variant>
      <vt:variant>
        <vt:i4>317</vt:i4>
      </vt:variant>
      <vt:variant>
        <vt:i4>0</vt:i4>
      </vt:variant>
      <vt:variant>
        <vt:i4>5</vt:i4>
      </vt:variant>
      <vt:variant>
        <vt:lpwstr/>
      </vt:variant>
      <vt:variant>
        <vt:lpwstr>_Toc216121493</vt:lpwstr>
      </vt:variant>
      <vt:variant>
        <vt:i4>2031666</vt:i4>
      </vt:variant>
      <vt:variant>
        <vt:i4>311</vt:i4>
      </vt:variant>
      <vt:variant>
        <vt:i4>0</vt:i4>
      </vt:variant>
      <vt:variant>
        <vt:i4>5</vt:i4>
      </vt:variant>
      <vt:variant>
        <vt:lpwstr/>
      </vt:variant>
      <vt:variant>
        <vt:lpwstr>_Toc216121492</vt:lpwstr>
      </vt:variant>
      <vt:variant>
        <vt:i4>2031666</vt:i4>
      </vt:variant>
      <vt:variant>
        <vt:i4>305</vt:i4>
      </vt:variant>
      <vt:variant>
        <vt:i4>0</vt:i4>
      </vt:variant>
      <vt:variant>
        <vt:i4>5</vt:i4>
      </vt:variant>
      <vt:variant>
        <vt:lpwstr/>
      </vt:variant>
      <vt:variant>
        <vt:lpwstr>_Toc216121491</vt:lpwstr>
      </vt:variant>
      <vt:variant>
        <vt:i4>2031666</vt:i4>
      </vt:variant>
      <vt:variant>
        <vt:i4>299</vt:i4>
      </vt:variant>
      <vt:variant>
        <vt:i4>0</vt:i4>
      </vt:variant>
      <vt:variant>
        <vt:i4>5</vt:i4>
      </vt:variant>
      <vt:variant>
        <vt:lpwstr/>
      </vt:variant>
      <vt:variant>
        <vt:lpwstr>_Toc216121490</vt:lpwstr>
      </vt:variant>
      <vt:variant>
        <vt:i4>1966130</vt:i4>
      </vt:variant>
      <vt:variant>
        <vt:i4>293</vt:i4>
      </vt:variant>
      <vt:variant>
        <vt:i4>0</vt:i4>
      </vt:variant>
      <vt:variant>
        <vt:i4>5</vt:i4>
      </vt:variant>
      <vt:variant>
        <vt:lpwstr/>
      </vt:variant>
      <vt:variant>
        <vt:lpwstr>_Toc216121489</vt:lpwstr>
      </vt:variant>
      <vt:variant>
        <vt:i4>1966130</vt:i4>
      </vt:variant>
      <vt:variant>
        <vt:i4>287</vt:i4>
      </vt:variant>
      <vt:variant>
        <vt:i4>0</vt:i4>
      </vt:variant>
      <vt:variant>
        <vt:i4>5</vt:i4>
      </vt:variant>
      <vt:variant>
        <vt:lpwstr/>
      </vt:variant>
      <vt:variant>
        <vt:lpwstr>_Toc216121488</vt:lpwstr>
      </vt:variant>
      <vt:variant>
        <vt:i4>1966130</vt:i4>
      </vt:variant>
      <vt:variant>
        <vt:i4>281</vt:i4>
      </vt:variant>
      <vt:variant>
        <vt:i4>0</vt:i4>
      </vt:variant>
      <vt:variant>
        <vt:i4>5</vt:i4>
      </vt:variant>
      <vt:variant>
        <vt:lpwstr/>
      </vt:variant>
      <vt:variant>
        <vt:lpwstr>_Toc216121487</vt:lpwstr>
      </vt:variant>
      <vt:variant>
        <vt:i4>1966130</vt:i4>
      </vt:variant>
      <vt:variant>
        <vt:i4>275</vt:i4>
      </vt:variant>
      <vt:variant>
        <vt:i4>0</vt:i4>
      </vt:variant>
      <vt:variant>
        <vt:i4>5</vt:i4>
      </vt:variant>
      <vt:variant>
        <vt:lpwstr/>
      </vt:variant>
      <vt:variant>
        <vt:lpwstr>_Toc216121486</vt:lpwstr>
      </vt:variant>
      <vt:variant>
        <vt:i4>1966130</vt:i4>
      </vt:variant>
      <vt:variant>
        <vt:i4>269</vt:i4>
      </vt:variant>
      <vt:variant>
        <vt:i4>0</vt:i4>
      </vt:variant>
      <vt:variant>
        <vt:i4>5</vt:i4>
      </vt:variant>
      <vt:variant>
        <vt:lpwstr/>
      </vt:variant>
      <vt:variant>
        <vt:lpwstr>_Toc216121485</vt:lpwstr>
      </vt:variant>
      <vt:variant>
        <vt:i4>1966130</vt:i4>
      </vt:variant>
      <vt:variant>
        <vt:i4>263</vt:i4>
      </vt:variant>
      <vt:variant>
        <vt:i4>0</vt:i4>
      </vt:variant>
      <vt:variant>
        <vt:i4>5</vt:i4>
      </vt:variant>
      <vt:variant>
        <vt:lpwstr/>
      </vt:variant>
      <vt:variant>
        <vt:lpwstr>_Toc216121484</vt:lpwstr>
      </vt:variant>
      <vt:variant>
        <vt:i4>1966130</vt:i4>
      </vt:variant>
      <vt:variant>
        <vt:i4>257</vt:i4>
      </vt:variant>
      <vt:variant>
        <vt:i4>0</vt:i4>
      </vt:variant>
      <vt:variant>
        <vt:i4>5</vt:i4>
      </vt:variant>
      <vt:variant>
        <vt:lpwstr/>
      </vt:variant>
      <vt:variant>
        <vt:lpwstr>_Toc216121483</vt:lpwstr>
      </vt:variant>
      <vt:variant>
        <vt:i4>1966130</vt:i4>
      </vt:variant>
      <vt:variant>
        <vt:i4>251</vt:i4>
      </vt:variant>
      <vt:variant>
        <vt:i4>0</vt:i4>
      </vt:variant>
      <vt:variant>
        <vt:i4>5</vt:i4>
      </vt:variant>
      <vt:variant>
        <vt:lpwstr/>
      </vt:variant>
      <vt:variant>
        <vt:lpwstr>_Toc216121482</vt:lpwstr>
      </vt:variant>
      <vt:variant>
        <vt:i4>1966130</vt:i4>
      </vt:variant>
      <vt:variant>
        <vt:i4>245</vt:i4>
      </vt:variant>
      <vt:variant>
        <vt:i4>0</vt:i4>
      </vt:variant>
      <vt:variant>
        <vt:i4>5</vt:i4>
      </vt:variant>
      <vt:variant>
        <vt:lpwstr/>
      </vt:variant>
      <vt:variant>
        <vt:lpwstr>_Toc216121481</vt:lpwstr>
      </vt:variant>
      <vt:variant>
        <vt:i4>1966130</vt:i4>
      </vt:variant>
      <vt:variant>
        <vt:i4>239</vt:i4>
      </vt:variant>
      <vt:variant>
        <vt:i4>0</vt:i4>
      </vt:variant>
      <vt:variant>
        <vt:i4>5</vt:i4>
      </vt:variant>
      <vt:variant>
        <vt:lpwstr/>
      </vt:variant>
      <vt:variant>
        <vt:lpwstr>_Toc216121480</vt:lpwstr>
      </vt:variant>
      <vt:variant>
        <vt:i4>1114162</vt:i4>
      </vt:variant>
      <vt:variant>
        <vt:i4>233</vt:i4>
      </vt:variant>
      <vt:variant>
        <vt:i4>0</vt:i4>
      </vt:variant>
      <vt:variant>
        <vt:i4>5</vt:i4>
      </vt:variant>
      <vt:variant>
        <vt:lpwstr/>
      </vt:variant>
      <vt:variant>
        <vt:lpwstr>_Toc216121479</vt:lpwstr>
      </vt:variant>
      <vt:variant>
        <vt:i4>1114162</vt:i4>
      </vt:variant>
      <vt:variant>
        <vt:i4>227</vt:i4>
      </vt:variant>
      <vt:variant>
        <vt:i4>0</vt:i4>
      </vt:variant>
      <vt:variant>
        <vt:i4>5</vt:i4>
      </vt:variant>
      <vt:variant>
        <vt:lpwstr/>
      </vt:variant>
      <vt:variant>
        <vt:lpwstr>_Toc216121478</vt:lpwstr>
      </vt:variant>
      <vt:variant>
        <vt:i4>1114162</vt:i4>
      </vt:variant>
      <vt:variant>
        <vt:i4>221</vt:i4>
      </vt:variant>
      <vt:variant>
        <vt:i4>0</vt:i4>
      </vt:variant>
      <vt:variant>
        <vt:i4>5</vt:i4>
      </vt:variant>
      <vt:variant>
        <vt:lpwstr/>
      </vt:variant>
      <vt:variant>
        <vt:lpwstr>_Toc216121477</vt:lpwstr>
      </vt:variant>
      <vt:variant>
        <vt:i4>1114162</vt:i4>
      </vt:variant>
      <vt:variant>
        <vt:i4>215</vt:i4>
      </vt:variant>
      <vt:variant>
        <vt:i4>0</vt:i4>
      </vt:variant>
      <vt:variant>
        <vt:i4>5</vt:i4>
      </vt:variant>
      <vt:variant>
        <vt:lpwstr/>
      </vt:variant>
      <vt:variant>
        <vt:lpwstr>_Toc216121476</vt:lpwstr>
      </vt:variant>
      <vt:variant>
        <vt:i4>1114162</vt:i4>
      </vt:variant>
      <vt:variant>
        <vt:i4>209</vt:i4>
      </vt:variant>
      <vt:variant>
        <vt:i4>0</vt:i4>
      </vt:variant>
      <vt:variant>
        <vt:i4>5</vt:i4>
      </vt:variant>
      <vt:variant>
        <vt:lpwstr/>
      </vt:variant>
      <vt:variant>
        <vt:lpwstr>_Toc216121475</vt:lpwstr>
      </vt:variant>
      <vt:variant>
        <vt:i4>1114162</vt:i4>
      </vt:variant>
      <vt:variant>
        <vt:i4>203</vt:i4>
      </vt:variant>
      <vt:variant>
        <vt:i4>0</vt:i4>
      </vt:variant>
      <vt:variant>
        <vt:i4>5</vt:i4>
      </vt:variant>
      <vt:variant>
        <vt:lpwstr/>
      </vt:variant>
      <vt:variant>
        <vt:lpwstr>_Toc216121474</vt:lpwstr>
      </vt:variant>
      <vt:variant>
        <vt:i4>1114162</vt:i4>
      </vt:variant>
      <vt:variant>
        <vt:i4>197</vt:i4>
      </vt:variant>
      <vt:variant>
        <vt:i4>0</vt:i4>
      </vt:variant>
      <vt:variant>
        <vt:i4>5</vt:i4>
      </vt:variant>
      <vt:variant>
        <vt:lpwstr/>
      </vt:variant>
      <vt:variant>
        <vt:lpwstr>_Toc216121473</vt:lpwstr>
      </vt:variant>
      <vt:variant>
        <vt:i4>1179698</vt:i4>
      </vt:variant>
      <vt:variant>
        <vt:i4>188</vt:i4>
      </vt:variant>
      <vt:variant>
        <vt:i4>0</vt:i4>
      </vt:variant>
      <vt:variant>
        <vt:i4>5</vt:i4>
      </vt:variant>
      <vt:variant>
        <vt:lpwstr/>
      </vt:variant>
      <vt:variant>
        <vt:lpwstr>_Toc216121449</vt:lpwstr>
      </vt:variant>
      <vt:variant>
        <vt:i4>1179698</vt:i4>
      </vt:variant>
      <vt:variant>
        <vt:i4>182</vt:i4>
      </vt:variant>
      <vt:variant>
        <vt:i4>0</vt:i4>
      </vt:variant>
      <vt:variant>
        <vt:i4>5</vt:i4>
      </vt:variant>
      <vt:variant>
        <vt:lpwstr/>
      </vt:variant>
      <vt:variant>
        <vt:lpwstr>_Toc216121448</vt:lpwstr>
      </vt:variant>
      <vt:variant>
        <vt:i4>1179698</vt:i4>
      </vt:variant>
      <vt:variant>
        <vt:i4>176</vt:i4>
      </vt:variant>
      <vt:variant>
        <vt:i4>0</vt:i4>
      </vt:variant>
      <vt:variant>
        <vt:i4>5</vt:i4>
      </vt:variant>
      <vt:variant>
        <vt:lpwstr/>
      </vt:variant>
      <vt:variant>
        <vt:lpwstr>_Toc216121447</vt:lpwstr>
      </vt:variant>
      <vt:variant>
        <vt:i4>1179698</vt:i4>
      </vt:variant>
      <vt:variant>
        <vt:i4>170</vt:i4>
      </vt:variant>
      <vt:variant>
        <vt:i4>0</vt:i4>
      </vt:variant>
      <vt:variant>
        <vt:i4>5</vt:i4>
      </vt:variant>
      <vt:variant>
        <vt:lpwstr/>
      </vt:variant>
      <vt:variant>
        <vt:lpwstr>_Toc216121446</vt:lpwstr>
      </vt:variant>
      <vt:variant>
        <vt:i4>1179698</vt:i4>
      </vt:variant>
      <vt:variant>
        <vt:i4>164</vt:i4>
      </vt:variant>
      <vt:variant>
        <vt:i4>0</vt:i4>
      </vt:variant>
      <vt:variant>
        <vt:i4>5</vt:i4>
      </vt:variant>
      <vt:variant>
        <vt:lpwstr/>
      </vt:variant>
      <vt:variant>
        <vt:lpwstr>_Toc216121445</vt:lpwstr>
      </vt:variant>
      <vt:variant>
        <vt:i4>1179698</vt:i4>
      </vt:variant>
      <vt:variant>
        <vt:i4>158</vt:i4>
      </vt:variant>
      <vt:variant>
        <vt:i4>0</vt:i4>
      </vt:variant>
      <vt:variant>
        <vt:i4>5</vt:i4>
      </vt:variant>
      <vt:variant>
        <vt:lpwstr/>
      </vt:variant>
      <vt:variant>
        <vt:lpwstr>_Toc216121444</vt:lpwstr>
      </vt:variant>
      <vt:variant>
        <vt:i4>1179698</vt:i4>
      </vt:variant>
      <vt:variant>
        <vt:i4>152</vt:i4>
      </vt:variant>
      <vt:variant>
        <vt:i4>0</vt:i4>
      </vt:variant>
      <vt:variant>
        <vt:i4>5</vt:i4>
      </vt:variant>
      <vt:variant>
        <vt:lpwstr/>
      </vt:variant>
      <vt:variant>
        <vt:lpwstr>_Toc216121443</vt:lpwstr>
      </vt:variant>
      <vt:variant>
        <vt:i4>1179698</vt:i4>
      </vt:variant>
      <vt:variant>
        <vt:i4>146</vt:i4>
      </vt:variant>
      <vt:variant>
        <vt:i4>0</vt:i4>
      </vt:variant>
      <vt:variant>
        <vt:i4>5</vt:i4>
      </vt:variant>
      <vt:variant>
        <vt:lpwstr/>
      </vt:variant>
      <vt:variant>
        <vt:lpwstr>_Toc216121442</vt:lpwstr>
      </vt:variant>
      <vt:variant>
        <vt:i4>1179698</vt:i4>
      </vt:variant>
      <vt:variant>
        <vt:i4>140</vt:i4>
      </vt:variant>
      <vt:variant>
        <vt:i4>0</vt:i4>
      </vt:variant>
      <vt:variant>
        <vt:i4>5</vt:i4>
      </vt:variant>
      <vt:variant>
        <vt:lpwstr/>
      </vt:variant>
      <vt:variant>
        <vt:lpwstr>_Toc216121441</vt:lpwstr>
      </vt:variant>
      <vt:variant>
        <vt:i4>1179698</vt:i4>
      </vt:variant>
      <vt:variant>
        <vt:i4>134</vt:i4>
      </vt:variant>
      <vt:variant>
        <vt:i4>0</vt:i4>
      </vt:variant>
      <vt:variant>
        <vt:i4>5</vt:i4>
      </vt:variant>
      <vt:variant>
        <vt:lpwstr/>
      </vt:variant>
      <vt:variant>
        <vt:lpwstr>_Toc216121440</vt:lpwstr>
      </vt:variant>
      <vt:variant>
        <vt:i4>1376306</vt:i4>
      </vt:variant>
      <vt:variant>
        <vt:i4>128</vt:i4>
      </vt:variant>
      <vt:variant>
        <vt:i4>0</vt:i4>
      </vt:variant>
      <vt:variant>
        <vt:i4>5</vt:i4>
      </vt:variant>
      <vt:variant>
        <vt:lpwstr/>
      </vt:variant>
      <vt:variant>
        <vt:lpwstr>_Toc216121439</vt:lpwstr>
      </vt:variant>
      <vt:variant>
        <vt:i4>1376306</vt:i4>
      </vt:variant>
      <vt:variant>
        <vt:i4>122</vt:i4>
      </vt:variant>
      <vt:variant>
        <vt:i4>0</vt:i4>
      </vt:variant>
      <vt:variant>
        <vt:i4>5</vt:i4>
      </vt:variant>
      <vt:variant>
        <vt:lpwstr/>
      </vt:variant>
      <vt:variant>
        <vt:lpwstr>_Toc216121438</vt:lpwstr>
      </vt:variant>
      <vt:variant>
        <vt:i4>1376306</vt:i4>
      </vt:variant>
      <vt:variant>
        <vt:i4>116</vt:i4>
      </vt:variant>
      <vt:variant>
        <vt:i4>0</vt:i4>
      </vt:variant>
      <vt:variant>
        <vt:i4>5</vt:i4>
      </vt:variant>
      <vt:variant>
        <vt:lpwstr/>
      </vt:variant>
      <vt:variant>
        <vt:lpwstr>_Toc216121437</vt:lpwstr>
      </vt:variant>
      <vt:variant>
        <vt:i4>1376306</vt:i4>
      </vt:variant>
      <vt:variant>
        <vt:i4>110</vt:i4>
      </vt:variant>
      <vt:variant>
        <vt:i4>0</vt:i4>
      </vt:variant>
      <vt:variant>
        <vt:i4>5</vt:i4>
      </vt:variant>
      <vt:variant>
        <vt:lpwstr/>
      </vt:variant>
      <vt:variant>
        <vt:lpwstr>_Toc216121436</vt:lpwstr>
      </vt:variant>
      <vt:variant>
        <vt:i4>1376306</vt:i4>
      </vt:variant>
      <vt:variant>
        <vt:i4>104</vt:i4>
      </vt:variant>
      <vt:variant>
        <vt:i4>0</vt:i4>
      </vt:variant>
      <vt:variant>
        <vt:i4>5</vt:i4>
      </vt:variant>
      <vt:variant>
        <vt:lpwstr/>
      </vt:variant>
      <vt:variant>
        <vt:lpwstr>_Toc216121435</vt:lpwstr>
      </vt:variant>
      <vt:variant>
        <vt:i4>1376306</vt:i4>
      </vt:variant>
      <vt:variant>
        <vt:i4>98</vt:i4>
      </vt:variant>
      <vt:variant>
        <vt:i4>0</vt:i4>
      </vt:variant>
      <vt:variant>
        <vt:i4>5</vt:i4>
      </vt:variant>
      <vt:variant>
        <vt:lpwstr/>
      </vt:variant>
      <vt:variant>
        <vt:lpwstr>_Toc216121434</vt:lpwstr>
      </vt:variant>
      <vt:variant>
        <vt:i4>1376306</vt:i4>
      </vt:variant>
      <vt:variant>
        <vt:i4>92</vt:i4>
      </vt:variant>
      <vt:variant>
        <vt:i4>0</vt:i4>
      </vt:variant>
      <vt:variant>
        <vt:i4>5</vt:i4>
      </vt:variant>
      <vt:variant>
        <vt:lpwstr/>
      </vt:variant>
      <vt:variant>
        <vt:lpwstr>_Toc216121433</vt:lpwstr>
      </vt:variant>
      <vt:variant>
        <vt:i4>1376306</vt:i4>
      </vt:variant>
      <vt:variant>
        <vt:i4>86</vt:i4>
      </vt:variant>
      <vt:variant>
        <vt:i4>0</vt:i4>
      </vt:variant>
      <vt:variant>
        <vt:i4>5</vt:i4>
      </vt:variant>
      <vt:variant>
        <vt:lpwstr/>
      </vt:variant>
      <vt:variant>
        <vt:lpwstr>_Toc216121432</vt:lpwstr>
      </vt:variant>
      <vt:variant>
        <vt:i4>1376306</vt:i4>
      </vt:variant>
      <vt:variant>
        <vt:i4>80</vt:i4>
      </vt:variant>
      <vt:variant>
        <vt:i4>0</vt:i4>
      </vt:variant>
      <vt:variant>
        <vt:i4>5</vt:i4>
      </vt:variant>
      <vt:variant>
        <vt:lpwstr/>
      </vt:variant>
      <vt:variant>
        <vt:lpwstr>_Toc216121431</vt:lpwstr>
      </vt:variant>
      <vt:variant>
        <vt:i4>1376306</vt:i4>
      </vt:variant>
      <vt:variant>
        <vt:i4>74</vt:i4>
      </vt:variant>
      <vt:variant>
        <vt:i4>0</vt:i4>
      </vt:variant>
      <vt:variant>
        <vt:i4>5</vt:i4>
      </vt:variant>
      <vt:variant>
        <vt:lpwstr/>
      </vt:variant>
      <vt:variant>
        <vt:lpwstr>_Toc216121430</vt:lpwstr>
      </vt:variant>
      <vt:variant>
        <vt:i4>1310770</vt:i4>
      </vt:variant>
      <vt:variant>
        <vt:i4>68</vt:i4>
      </vt:variant>
      <vt:variant>
        <vt:i4>0</vt:i4>
      </vt:variant>
      <vt:variant>
        <vt:i4>5</vt:i4>
      </vt:variant>
      <vt:variant>
        <vt:lpwstr/>
      </vt:variant>
      <vt:variant>
        <vt:lpwstr>_Toc216121429</vt:lpwstr>
      </vt:variant>
      <vt:variant>
        <vt:i4>1310770</vt:i4>
      </vt:variant>
      <vt:variant>
        <vt:i4>62</vt:i4>
      </vt:variant>
      <vt:variant>
        <vt:i4>0</vt:i4>
      </vt:variant>
      <vt:variant>
        <vt:i4>5</vt:i4>
      </vt:variant>
      <vt:variant>
        <vt:lpwstr/>
      </vt:variant>
      <vt:variant>
        <vt:lpwstr>_Toc216121428</vt:lpwstr>
      </vt:variant>
      <vt:variant>
        <vt:i4>1310770</vt:i4>
      </vt:variant>
      <vt:variant>
        <vt:i4>56</vt:i4>
      </vt:variant>
      <vt:variant>
        <vt:i4>0</vt:i4>
      </vt:variant>
      <vt:variant>
        <vt:i4>5</vt:i4>
      </vt:variant>
      <vt:variant>
        <vt:lpwstr/>
      </vt:variant>
      <vt:variant>
        <vt:lpwstr>_Toc216121427</vt:lpwstr>
      </vt:variant>
      <vt:variant>
        <vt:i4>1310770</vt:i4>
      </vt:variant>
      <vt:variant>
        <vt:i4>50</vt:i4>
      </vt:variant>
      <vt:variant>
        <vt:i4>0</vt:i4>
      </vt:variant>
      <vt:variant>
        <vt:i4>5</vt:i4>
      </vt:variant>
      <vt:variant>
        <vt:lpwstr/>
      </vt:variant>
      <vt:variant>
        <vt:lpwstr>_Toc216121426</vt:lpwstr>
      </vt:variant>
      <vt:variant>
        <vt:i4>1310770</vt:i4>
      </vt:variant>
      <vt:variant>
        <vt:i4>44</vt:i4>
      </vt:variant>
      <vt:variant>
        <vt:i4>0</vt:i4>
      </vt:variant>
      <vt:variant>
        <vt:i4>5</vt:i4>
      </vt:variant>
      <vt:variant>
        <vt:lpwstr/>
      </vt:variant>
      <vt:variant>
        <vt:lpwstr>_Toc216121425</vt:lpwstr>
      </vt:variant>
      <vt:variant>
        <vt:i4>1310770</vt:i4>
      </vt:variant>
      <vt:variant>
        <vt:i4>38</vt:i4>
      </vt:variant>
      <vt:variant>
        <vt:i4>0</vt:i4>
      </vt:variant>
      <vt:variant>
        <vt:i4>5</vt:i4>
      </vt:variant>
      <vt:variant>
        <vt:lpwstr/>
      </vt:variant>
      <vt:variant>
        <vt:lpwstr>_Toc216121424</vt:lpwstr>
      </vt:variant>
      <vt:variant>
        <vt:i4>1310770</vt:i4>
      </vt:variant>
      <vt:variant>
        <vt:i4>32</vt:i4>
      </vt:variant>
      <vt:variant>
        <vt:i4>0</vt:i4>
      </vt:variant>
      <vt:variant>
        <vt:i4>5</vt:i4>
      </vt:variant>
      <vt:variant>
        <vt:lpwstr/>
      </vt:variant>
      <vt:variant>
        <vt:lpwstr>_Toc216121423</vt:lpwstr>
      </vt:variant>
      <vt:variant>
        <vt:i4>1310770</vt:i4>
      </vt:variant>
      <vt:variant>
        <vt:i4>26</vt:i4>
      </vt:variant>
      <vt:variant>
        <vt:i4>0</vt:i4>
      </vt:variant>
      <vt:variant>
        <vt:i4>5</vt:i4>
      </vt:variant>
      <vt:variant>
        <vt:lpwstr/>
      </vt:variant>
      <vt:variant>
        <vt:lpwstr>_Toc216121422</vt:lpwstr>
      </vt:variant>
      <vt:variant>
        <vt:i4>1310770</vt:i4>
      </vt:variant>
      <vt:variant>
        <vt:i4>20</vt:i4>
      </vt:variant>
      <vt:variant>
        <vt:i4>0</vt:i4>
      </vt:variant>
      <vt:variant>
        <vt:i4>5</vt:i4>
      </vt:variant>
      <vt:variant>
        <vt:lpwstr/>
      </vt:variant>
      <vt:variant>
        <vt:lpwstr>_Toc216121421</vt:lpwstr>
      </vt:variant>
      <vt:variant>
        <vt:i4>1310770</vt:i4>
      </vt:variant>
      <vt:variant>
        <vt:i4>14</vt:i4>
      </vt:variant>
      <vt:variant>
        <vt:i4>0</vt:i4>
      </vt:variant>
      <vt:variant>
        <vt:i4>5</vt:i4>
      </vt:variant>
      <vt:variant>
        <vt:lpwstr/>
      </vt:variant>
      <vt:variant>
        <vt:lpwstr>_Toc216121420</vt:lpwstr>
      </vt:variant>
      <vt:variant>
        <vt:i4>1507378</vt:i4>
      </vt:variant>
      <vt:variant>
        <vt:i4>8</vt:i4>
      </vt:variant>
      <vt:variant>
        <vt:i4>0</vt:i4>
      </vt:variant>
      <vt:variant>
        <vt:i4>5</vt:i4>
      </vt:variant>
      <vt:variant>
        <vt:lpwstr/>
      </vt:variant>
      <vt:variant>
        <vt:lpwstr>_Toc216121419</vt:lpwstr>
      </vt:variant>
      <vt:variant>
        <vt:i4>1507378</vt:i4>
      </vt:variant>
      <vt:variant>
        <vt:i4>2</vt:i4>
      </vt:variant>
      <vt:variant>
        <vt:i4>0</vt:i4>
      </vt:variant>
      <vt:variant>
        <vt:i4>5</vt:i4>
      </vt:variant>
      <vt:variant>
        <vt:lpwstr/>
      </vt:variant>
      <vt:variant>
        <vt:lpwstr>_Toc216121418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BBIM713 CAPSTONE PROJECT PROPOSAL:</dc:title>
  <dc:subject>Christian Tolentino 764706771 (Team Leader),                                                                                                       Matthew Tima 764705436,Juthaphat Apinanpisut 764702333Internal Supervisor: Dr Sara Zandi, Eric MaCapstone Project Leader: Dr Sara ZandiExternal Supervisor: Dr Louis Boamponsam</dc:subject>
  <dc:creator>Tima, Matthew</dc:creator>
  <cp:keywords/>
  <dc:description/>
  <cp:lastModifiedBy>Tima, Matthew</cp:lastModifiedBy>
  <cp:revision>2</cp:revision>
  <dcterms:created xsi:type="dcterms:W3CDTF">2025-12-08T23:09:00Z</dcterms:created>
  <dcterms:modified xsi:type="dcterms:W3CDTF">2025-12-08T23:09:00Z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0x01010013919E20448C7448B8FB61F0301F45C1</vt:lpwstr>
  </property>
  <property fmtid="{D5CDD505-2E9C-101B-9397-08002B2CF9AE}" pid="3" name="GrammarlyDocumentId">
    <vt:lpwstr>27a9dba5-4420-443b-8217-291046c6aa83</vt:lpwstr>
  </property>
</Properties>
</file>